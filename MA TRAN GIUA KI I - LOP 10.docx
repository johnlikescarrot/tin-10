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EE9070" w14:textId="77777777" w:rsidR="0052310F" w:rsidRPr="00C87457" w:rsidRDefault="0052310F" w:rsidP="0052310F">
      <w:pPr>
        <w:rPr>
          <w:sz w:val="28"/>
          <w:szCs w:val="28"/>
        </w:rPr>
      </w:pPr>
      <w:bookmarkStart w:id="0" w:name="_Toc104440677"/>
      <w:r w:rsidRPr="00C87457">
        <w:rPr>
          <w:b/>
          <w:sz w:val="28"/>
          <w:szCs w:val="28"/>
        </w:rPr>
        <w:t>MA TRẬN ĐỀ KIỂM TRA GIỮA KÌ I</w:t>
      </w:r>
      <w:r>
        <w:rPr>
          <w:b/>
          <w:sz w:val="28"/>
          <w:szCs w:val="28"/>
        </w:rPr>
        <w:t xml:space="preserve"> </w:t>
      </w:r>
    </w:p>
    <w:p w14:paraId="3B6DC54A" w14:textId="77777777" w:rsidR="00EA4205" w:rsidRPr="00C64C7C" w:rsidRDefault="00EA4205" w:rsidP="00EA4205">
      <w:pPr>
        <w:outlineLvl w:val="2"/>
        <w:rPr>
          <w:rFonts w:cs="Times New Roman"/>
          <w:b/>
          <w:color w:val="000000" w:themeColor="text1"/>
          <w:sz w:val="28"/>
          <w:szCs w:val="28"/>
        </w:rPr>
      </w:pPr>
      <w:r w:rsidRPr="00C64C7C">
        <w:rPr>
          <w:rFonts w:cs="Times New Roman"/>
          <w:b/>
          <w:color w:val="000000" w:themeColor="text1"/>
          <w:sz w:val="28"/>
          <w:szCs w:val="28"/>
        </w:rPr>
        <w:t xml:space="preserve">MÔN: TIN HỌC 10 - ĐỊNH HƯỚNG ICT </w:t>
      </w:r>
    </w:p>
    <w:bookmarkEnd w:id="0"/>
    <w:p w14:paraId="59F2C8A6" w14:textId="77777777" w:rsidR="003650D3" w:rsidRPr="009521D0" w:rsidRDefault="003650D3" w:rsidP="00561F4E">
      <w:pPr>
        <w:widowControl w:val="0"/>
        <w:spacing w:line="240" w:lineRule="auto"/>
        <w:jc w:val="left"/>
        <w:rPr>
          <w:bCs/>
          <w:i/>
          <w:szCs w:val="24"/>
          <w:lang w:val="vi-VN"/>
        </w:rPr>
      </w:pPr>
      <w:r w:rsidRPr="009521D0">
        <w:rPr>
          <w:b/>
          <w:szCs w:val="24"/>
          <w:lang w:val="vi-VN"/>
        </w:rPr>
        <w:t>- Thời gian làm bài:</w:t>
      </w:r>
      <w:r w:rsidRPr="009521D0">
        <w:rPr>
          <w:bCs/>
          <w:i/>
          <w:szCs w:val="24"/>
          <w:lang w:val="vi-VN"/>
        </w:rPr>
        <w:t xml:space="preserve"> </w:t>
      </w:r>
      <w:r>
        <w:rPr>
          <w:bCs/>
          <w:i/>
          <w:szCs w:val="24"/>
        </w:rPr>
        <w:t>45</w:t>
      </w:r>
      <w:r w:rsidRPr="009521D0">
        <w:rPr>
          <w:bCs/>
          <w:i/>
          <w:szCs w:val="24"/>
          <w:lang w:val="vi-VN"/>
        </w:rPr>
        <w:t xml:space="preserve"> phút.</w:t>
      </w:r>
    </w:p>
    <w:p w14:paraId="52087E04" w14:textId="77777777" w:rsidR="003650D3" w:rsidRPr="003503B6" w:rsidRDefault="003650D3" w:rsidP="00561F4E">
      <w:pPr>
        <w:spacing w:line="240" w:lineRule="auto"/>
        <w:jc w:val="left"/>
        <w:rPr>
          <w:i/>
          <w:iCs/>
          <w:szCs w:val="24"/>
          <w:lang w:val="vi-VN"/>
        </w:rPr>
      </w:pPr>
      <w:r w:rsidRPr="003503B6">
        <w:rPr>
          <w:b/>
          <w:szCs w:val="24"/>
          <w:lang w:val="vi-VN"/>
        </w:rPr>
        <w:t>- Hình thức kiểm tra:</w:t>
      </w:r>
      <w:r w:rsidRPr="003503B6">
        <w:rPr>
          <w:szCs w:val="24"/>
          <w:lang w:val="vi-VN"/>
        </w:rPr>
        <w:t xml:space="preserve"> </w:t>
      </w:r>
      <w:r w:rsidRPr="003503B6">
        <w:rPr>
          <w:i/>
          <w:iCs/>
          <w:szCs w:val="24"/>
          <w:lang w:val="vi-VN"/>
        </w:rPr>
        <w:t>Kết hợp giữa trắc nghiệm và tự luận (tỉ lệ 70% trắc nghiệm, 30% tự luận).</w:t>
      </w:r>
    </w:p>
    <w:p w14:paraId="2AD74701" w14:textId="77777777" w:rsidR="003650D3" w:rsidRPr="003503B6" w:rsidRDefault="003650D3" w:rsidP="00561F4E">
      <w:pPr>
        <w:spacing w:line="240" w:lineRule="auto"/>
        <w:jc w:val="left"/>
        <w:rPr>
          <w:b/>
          <w:szCs w:val="24"/>
          <w:lang w:val="vi-VN"/>
        </w:rPr>
      </w:pPr>
      <w:r w:rsidRPr="003503B6">
        <w:rPr>
          <w:b/>
          <w:szCs w:val="24"/>
          <w:lang w:val="vi-VN"/>
        </w:rPr>
        <w:t>- Cấu trúc:</w:t>
      </w:r>
    </w:p>
    <w:p w14:paraId="1FCBCC41" w14:textId="77777777" w:rsidR="003650D3" w:rsidRPr="003503B6" w:rsidRDefault="003650D3" w:rsidP="00561F4E">
      <w:pPr>
        <w:spacing w:line="240" w:lineRule="auto"/>
        <w:ind w:left="720"/>
        <w:jc w:val="left"/>
        <w:rPr>
          <w:i/>
          <w:iCs/>
          <w:szCs w:val="24"/>
          <w:lang w:val="vi-VN"/>
        </w:rPr>
      </w:pPr>
      <w:r w:rsidRPr="003503B6">
        <w:rPr>
          <w:szCs w:val="24"/>
          <w:lang w:val="vi-VN"/>
        </w:rPr>
        <w:t>+ Mức độ đề:</w:t>
      </w:r>
      <w:r w:rsidRPr="003503B6">
        <w:rPr>
          <w:b/>
          <w:szCs w:val="24"/>
          <w:lang w:val="vi-VN"/>
        </w:rPr>
        <w:t xml:space="preserve"> </w:t>
      </w:r>
      <w:r>
        <w:rPr>
          <w:b/>
          <w:szCs w:val="24"/>
        </w:rPr>
        <w:t>70% trắc nghiệm (</w:t>
      </w:r>
      <w:r>
        <w:rPr>
          <w:i/>
          <w:szCs w:val="24"/>
        </w:rPr>
        <w:t>4</w:t>
      </w:r>
      <w:r w:rsidRPr="003503B6">
        <w:rPr>
          <w:i/>
          <w:iCs/>
          <w:szCs w:val="24"/>
          <w:lang w:val="vi-VN"/>
        </w:rPr>
        <w:t xml:space="preserve">0 % Nhận biết; </w:t>
      </w:r>
      <w:r>
        <w:rPr>
          <w:i/>
          <w:iCs/>
          <w:szCs w:val="24"/>
        </w:rPr>
        <w:t>2</w:t>
      </w:r>
      <w:r w:rsidRPr="003503B6">
        <w:rPr>
          <w:i/>
          <w:iCs/>
          <w:szCs w:val="24"/>
          <w:lang w:val="vi-VN"/>
        </w:rPr>
        <w:t xml:space="preserve">0 % Thông hiểu; </w:t>
      </w:r>
      <w:r>
        <w:rPr>
          <w:i/>
          <w:iCs/>
          <w:szCs w:val="24"/>
        </w:rPr>
        <w:t xml:space="preserve">10% Vận dụng), </w:t>
      </w:r>
      <w:r w:rsidRPr="00696F44">
        <w:rPr>
          <w:b/>
          <w:iCs/>
          <w:szCs w:val="24"/>
        </w:rPr>
        <w:t>30% tự luận</w:t>
      </w:r>
      <w:r>
        <w:rPr>
          <w:i/>
          <w:iCs/>
          <w:szCs w:val="24"/>
        </w:rPr>
        <w:t xml:space="preserve"> (10</w:t>
      </w:r>
      <w:r w:rsidRPr="003503B6">
        <w:rPr>
          <w:i/>
          <w:iCs/>
          <w:szCs w:val="24"/>
          <w:lang w:val="vi-VN"/>
        </w:rPr>
        <w:t xml:space="preserve">% </w:t>
      </w:r>
      <w:r>
        <w:rPr>
          <w:i/>
          <w:iCs/>
          <w:szCs w:val="24"/>
        </w:rPr>
        <w:t xml:space="preserve">Thông biểu, 10% </w:t>
      </w:r>
      <w:r w:rsidRPr="003503B6">
        <w:rPr>
          <w:i/>
          <w:iCs/>
          <w:szCs w:val="24"/>
          <w:lang w:val="vi-VN"/>
        </w:rPr>
        <w:t>Vận dụng; 10% Vận dụng cao</w:t>
      </w:r>
      <w:r>
        <w:rPr>
          <w:i/>
          <w:iCs/>
          <w:szCs w:val="24"/>
        </w:rPr>
        <w:t>)</w:t>
      </w:r>
      <w:r w:rsidRPr="003503B6">
        <w:rPr>
          <w:i/>
          <w:iCs/>
          <w:szCs w:val="24"/>
          <w:lang w:val="vi-VN"/>
        </w:rPr>
        <w:t>.</w:t>
      </w:r>
    </w:p>
    <w:p w14:paraId="686799C0" w14:textId="77777777" w:rsidR="003650D3" w:rsidRPr="003503B6" w:rsidRDefault="003650D3" w:rsidP="00561F4E">
      <w:pPr>
        <w:spacing w:line="240" w:lineRule="auto"/>
        <w:ind w:left="720"/>
        <w:jc w:val="left"/>
        <w:rPr>
          <w:bCs/>
          <w:i/>
          <w:szCs w:val="24"/>
          <w:lang w:val="vi-VN"/>
        </w:rPr>
      </w:pPr>
      <w:r w:rsidRPr="003503B6">
        <w:rPr>
          <w:iCs/>
          <w:szCs w:val="24"/>
          <w:lang w:val="vi-VN"/>
        </w:rPr>
        <w:t xml:space="preserve">+ Phần trắc nghiệm: </w:t>
      </w:r>
      <w:r w:rsidRPr="003503B6">
        <w:rPr>
          <w:bCs/>
          <w:iCs/>
          <w:szCs w:val="24"/>
          <w:lang w:val="vi-VN"/>
        </w:rPr>
        <w:t xml:space="preserve">7,0 điểm </w:t>
      </w:r>
      <w:r w:rsidRPr="003503B6">
        <w:rPr>
          <w:bCs/>
          <w:i/>
          <w:iCs/>
          <w:szCs w:val="24"/>
          <w:lang w:val="vi-VN"/>
        </w:rPr>
        <w:t xml:space="preserve">(gồm </w:t>
      </w:r>
      <w:r>
        <w:rPr>
          <w:bCs/>
          <w:i/>
          <w:iCs/>
          <w:szCs w:val="24"/>
        </w:rPr>
        <w:t>20</w:t>
      </w:r>
      <w:r w:rsidRPr="003503B6">
        <w:rPr>
          <w:bCs/>
          <w:i/>
          <w:iCs/>
          <w:szCs w:val="24"/>
          <w:lang w:val="vi-VN"/>
        </w:rPr>
        <w:t xml:space="preserve"> câu hỏi trắc nghiệm 4 lựa chọn,</w:t>
      </w:r>
      <w:r w:rsidRPr="003503B6">
        <w:rPr>
          <w:bCs/>
          <w:i/>
          <w:szCs w:val="24"/>
          <w:lang w:val="vi-VN"/>
        </w:rPr>
        <w:t xml:space="preserve"> mỗi câu 0,25 điểm; </w:t>
      </w:r>
      <w:r>
        <w:rPr>
          <w:bCs/>
          <w:i/>
          <w:szCs w:val="24"/>
        </w:rPr>
        <w:t>2</w:t>
      </w:r>
      <w:r w:rsidRPr="003503B6">
        <w:rPr>
          <w:bCs/>
          <w:i/>
          <w:szCs w:val="24"/>
          <w:lang w:val="vi-VN"/>
        </w:rPr>
        <w:t xml:space="preserve"> câu lựa chọn đúng/sai, mỗi câu 1,0 điể</w:t>
      </w:r>
      <w:r>
        <w:rPr>
          <w:bCs/>
          <w:i/>
          <w:szCs w:val="24"/>
          <w:lang w:val="vi-VN"/>
        </w:rPr>
        <w:t>m</w:t>
      </w:r>
      <w:r w:rsidRPr="003503B6">
        <w:rPr>
          <w:bCs/>
          <w:i/>
          <w:szCs w:val="24"/>
          <w:lang w:val="vi-VN"/>
        </w:rPr>
        <w:t>)</w:t>
      </w:r>
    </w:p>
    <w:p w14:paraId="6982472B" w14:textId="77777777" w:rsidR="003650D3" w:rsidRPr="003503B6" w:rsidRDefault="003650D3" w:rsidP="003650D3">
      <w:pPr>
        <w:spacing w:line="240" w:lineRule="auto"/>
        <w:ind w:left="720"/>
        <w:jc w:val="left"/>
        <w:rPr>
          <w:bCs/>
          <w:i/>
          <w:iCs/>
          <w:szCs w:val="24"/>
          <w:lang w:val="vi-VN"/>
        </w:rPr>
      </w:pPr>
      <w:r w:rsidRPr="003503B6">
        <w:rPr>
          <w:bCs/>
          <w:szCs w:val="24"/>
          <w:lang w:val="vi-VN"/>
        </w:rPr>
        <w:t xml:space="preserve">+ </w:t>
      </w:r>
      <w:r w:rsidRPr="003503B6">
        <w:rPr>
          <w:bCs/>
          <w:iCs/>
          <w:szCs w:val="24"/>
          <w:lang w:val="vi-VN"/>
        </w:rPr>
        <w:t>Phần tự luận: 3,0 điểm</w:t>
      </w:r>
      <w:r>
        <w:rPr>
          <w:bCs/>
          <w:i/>
          <w:iCs/>
          <w:szCs w:val="24"/>
          <w:lang w:val="vi-VN"/>
        </w:rPr>
        <w:t xml:space="preserve"> (</w:t>
      </w:r>
      <w:r>
        <w:rPr>
          <w:bCs/>
          <w:i/>
          <w:iCs/>
          <w:szCs w:val="24"/>
        </w:rPr>
        <w:t>1</w:t>
      </w:r>
      <w:r w:rsidRPr="003503B6">
        <w:rPr>
          <w:bCs/>
          <w:i/>
          <w:iCs/>
          <w:szCs w:val="24"/>
          <w:lang w:val="vi-VN"/>
        </w:rPr>
        <w:t xml:space="preserve"> câu </w:t>
      </w:r>
      <w:r>
        <w:rPr>
          <w:bCs/>
          <w:i/>
          <w:iCs/>
          <w:szCs w:val="24"/>
        </w:rPr>
        <w:t>thông hiểu</w:t>
      </w:r>
      <w:r w:rsidRPr="003503B6">
        <w:rPr>
          <w:bCs/>
          <w:i/>
          <w:iCs/>
          <w:szCs w:val="24"/>
          <w:lang w:val="vi-VN"/>
        </w:rPr>
        <w:t xml:space="preserve">: </w:t>
      </w:r>
      <w:r>
        <w:rPr>
          <w:bCs/>
          <w:i/>
          <w:iCs/>
          <w:szCs w:val="24"/>
        </w:rPr>
        <w:t>1</w:t>
      </w:r>
      <w:r w:rsidRPr="003503B6">
        <w:rPr>
          <w:bCs/>
          <w:i/>
          <w:iCs/>
          <w:szCs w:val="24"/>
          <w:lang w:val="vi-VN"/>
        </w:rPr>
        <w:t>,0 điểm; 1 câu vận dụng</w:t>
      </w:r>
      <w:r>
        <w:rPr>
          <w:bCs/>
          <w:i/>
          <w:iCs/>
          <w:szCs w:val="24"/>
        </w:rPr>
        <w:t>: 1,0 điểm; 1 câu vận dụng</w:t>
      </w:r>
      <w:r w:rsidRPr="003503B6">
        <w:rPr>
          <w:bCs/>
          <w:i/>
          <w:iCs/>
          <w:szCs w:val="24"/>
          <w:lang w:val="vi-VN"/>
        </w:rPr>
        <w:t xml:space="preserve"> cao: 1,0 điểm).</w:t>
      </w:r>
    </w:p>
    <w:tbl>
      <w:tblPr>
        <w:tblW w:w="5386"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8"/>
        <w:gridCol w:w="1964"/>
        <w:gridCol w:w="3304"/>
        <w:gridCol w:w="986"/>
        <w:gridCol w:w="547"/>
        <w:gridCol w:w="531"/>
        <w:gridCol w:w="6"/>
        <w:gridCol w:w="925"/>
        <w:gridCol w:w="547"/>
        <w:gridCol w:w="531"/>
        <w:gridCol w:w="12"/>
        <w:gridCol w:w="913"/>
        <w:gridCol w:w="547"/>
        <w:gridCol w:w="586"/>
        <w:gridCol w:w="837"/>
        <w:gridCol w:w="522"/>
        <w:gridCol w:w="812"/>
        <w:gridCol w:w="1112"/>
      </w:tblGrid>
      <w:tr w:rsidR="00970B03" w:rsidRPr="00C64C7C" w14:paraId="44471C5B" w14:textId="77777777" w:rsidTr="00F65F41">
        <w:trPr>
          <w:trHeight w:val="548"/>
        </w:trPr>
        <w:tc>
          <w:tcPr>
            <w:tcW w:w="193" w:type="pct"/>
            <w:vMerge w:val="restart"/>
            <w:vAlign w:val="center"/>
          </w:tcPr>
          <w:p w14:paraId="385FC9C6" w14:textId="77777777" w:rsidR="00D719B9" w:rsidRPr="00C64C7C" w:rsidRDefault="00D719B9" w:rsidP="00A56003">
            <w:pPr>
              <w:rPr>
                <w:rFonts w:cs="Times New Roman"/>
                <w:b/>
                <w:color w:val="000000" w:themeColor="text1"/>
                <w:sz w:val="28"/>
                <w:szCs w:val="28"/>
              </w:rPr>
            </w:pPr>
            <w:r w:rsidRPr="00C64C7C">
              <w:rPr>
                <w:rFonts w:cs="Times New Roman"/>
                <w:b/>
                <w:color w:val="000000" w:themeColor="text1"/>
                <w:sz w:val="28"/>
                <w:szCs w:val="28"/>
              </w:rPr>
              <w:t>TT</w:t>
            </w:r>
          </w:p>
        </w:tc>
        <w:tc>
          <w:tcPr>
            <w:tcW w:w="643" w:type="pct"/>
            <w:vMerge w:val="restart"/>
            <w:vAlign w:val="center"/>
          </w:tcPr>
          <w:p w14:paraId="4DCC73FD" w14:textId="77777777" w:rsidR="00D719B9" w:rsidRPr="00C64C7C" w:rsidRDefault="00D719B9" w:rsidP="00A56003">
            <w:pPr>
              <w:rPr>
                <w:rFonts w:cs="Times New Roman"/>
                <w:b/>
                <w:color w:val="000000" w:themeColor="text1"/>
                <w:sz w:val="28"/>
                <w:szCs w:val="28"/>
              </w:rPr>
            </w:pPr>
            <w:r w:rsidRPr="00C64C7C">
              <w:rPr>
                <w:rFonts w:cs="Times New Roman"/>
                <w:b/>
                <w:color w:val="000000" w:themeColor="text1"/>
                <w:sz w:val="28"/>
                <w:szCs w:val="28"/>
              </w:rPr>
              <w:t>Nội dung kiến thức/kĩ năng</w:t>
            </w:r>
          </w:p>
        </w:tc>
        <w:tc>
          <w:tcPr>
            <w:tcW w:w="1082" w:type="pct"/>
            <w:vMerge w:val="restart"/>
            <w:vAlign w:val="center"/>
          </w:tcPr>
          <w:p w14:paraId="378AA08E" w14:textId="77777777" w:rsidR="00D719B9" w:rsidRPr="00C64C7C" w:rsidRDefault="00D719B9" w:rsidP="00A56003">
            <w:pPr>
              <w:rPr>
                <w:rFonts w:cs="Times New Roman"/>
                <w:b/>
                <w:color w:val="000000" w:themeColor="text1"/>
                <w:sz w:val="28"/>
                <w:szCs w:val="28"/>
              </w:rPr>
            </w:pPr>
            <w:r w:rsidRPr="00C64C7C">
              <w:rPr>
                <w:rFonts w:cs="Times New Roman"/>
                <w:b/>
                <w:color w:val="000000" w:themeColor="text1"/>
                <w:sz w:val="28"/>
                <w:szCs w:val="28"/>
              </w:rPr>
              <w:t>Đơn vị kiến thức/kĩ năng</w:t>
            </w:r>
          </w:p>
        </w:tc>
        <w:tc>
          <w:tcPr>
            <w:tcW w:w="2716" w:type="pct"/>
            <w:gridSpan w:val="14"/>
            <w:vAlign w:val="center"/>
          </w:tcPr>
          <w:p w14:paraId="5C3E33C9" w14:textId="77777777" w:rsidR="00D719B9" w:rsidRPr="00C64C7C" w:rsidRDefault="00D719B9" w:rsidP="00A56003">
            <w:pPr>
              <w:rPr>
                <w:rFonts w:cs="Times New Roman"/>
                <w:b/>
                <w:color w:val="000000" w:themeColor="text1"/>
                <w:sz w:val="28"/>
                <w:szCs w:val="28"/>
              </w:rPr>
            </w:pPr>
            <w:r w:rsidRPr="00C64C7C">
              <w:rPr>
                <w:rFonts w:cs="Times New Roman"/>
                <w:b/>
                <w:color w:val="000000" w:themeColor="text1"/>
                <w:sz w:val="28"/>
                <w:szCs w:val="28"/>
              </w:rPr>
              <w:t>Mức độ nhận thức</w:t>
            </w:r>
          </w:p>
        </w:tc>
        <w:tc>
          <w:tcPr>
            <w:tcW w:w="366" w:type="pct"/>
            <w:vMerge w:val="restart"/>
            <w:shd w:val="clear" w:color="auto" w:fill="auto"/>
            <w:vAlign w:val="center"/>
          </w:tcPr>
          <w:p w14:paraId="59559BCE" w14:textId="77777777" w:rsidR="00D719B9" w:rsidRPr="00C64C7C" w:rsidRDefault="00D719B9" w:rsidP="00A56003">
            <w:pPr>
              <w:rPr>
                <w:rFonts w:cs="Times New Roman"/>
                <w:b/>
                <w:color w:val="000000" w:themeColor="text1"/>
                <w:sz w:val="28"/>
                <w:szCs w:val="28"/>
              </w:rPr>
            </w:pPr>
            <w:r w:rsidRPr="00C64C7C">
              <w:rPr>
                <w:rFonts w:cs="Times New Roman"/>
                <w:b/>
                <w:color w:val="000000" w:themeColor="text1"/>
                <w:sz w:val="28"/>
                <w:szCs w:val="28"/>
              </w:rPr>
              <w:t>Tổng% điểm</w:t>
            </w:r>
          </w:p>
        </w:tc>
      </w:tr>
      <w:tr w:rsidR="00970B03" w:rsidRPr="00C64C7C" w14:paraId="7097FF83" w14:textId="77777777" w:rsidTr="00F65F41">
        <w:trPr>
          <w:trHeight w:val="449"/>
        </w:trPr>
        <w:tc>
          <w:tcPr>
            <w:tcW w:w="193" w:type="pct"/>
            <w:vMerge/>
            <w:tcBorders>
              <w:bottom w:val="single" w:sz="4" w:space="0" w:color="auto"/>
            </w:tcBorders>
            <w:vAlign w:val="center"/>
          </w:tcPr>
          <w:p w14:paraId="7717A5D3" w14:textId="77777777" w:rsidR="00D719B9" w:rsidRPr="00C64C7C" w:rsidRDefault="00D719B9" w:rsidP="00A56003">
            <w:pPr>
              <w:rPr>
                <w:rFonts w:cs="Times New Roman"/>
                <w:b/>
                <w:color w:val="000000" w:themeColor="text1"/>
                <w:sz w:val="28"/>
                <w:szCs w:val="28"/>
              </w:rPr>
            </w:pPr>
          </w:p>
        </w:tc>
        <w:tc>
          <w:tcPr>
            <w:tcW w:w="643" w:type="pct"/>
            <w:vMerge/>
            <w:tcBorders>
              <w:bottom w:val="single" w:sz="4" w:space="0" w:color="auto"/>
            </w:tcBorders>
          </w:tcPr>
          <w:p w14:paraId="61417687" w14:textId="77777777" w:rsidR="00D719B9" w:rsidRPr="00C64C7C" w:rsidRDefault="00D719B9" w:rsidP="00A56003">
            <w:pPr>
              <w:rPr>
                <w:rFonts w:cs="Times New Roman"/>
                <w:b/>
                <w:color w:val="000000" w:themeColor="text1"/>
                <w:sz w:val="28"/>
                <w:szCs w:val="28"/>
              </w:rPr>
            </w:pPr>
          </w:p>
        </w:tc>
        <w:tc>
          <w:tcPr>
            <w:tcW w:w="1082" w:type="pct"/>
            <w:vMerge/>
            <w:tcBorders>
              <w:bottom w:val="single" w:sz="4" w:space="0" w:color="auto"/>
            </w:tcBorders>
            <w:vAlign w:val="center"/>
          </w:tcPr>
          <w:p w14:paraId="276D0205" w14:textId="77777777" w:rsidR="00D719B9" w:rsidRPr="00C64C7C" w:rsidRDefault="00D719B9" w:rsidP="00A56003">
            <w:pPr>
              <w:rPr>
                <w:rFonts w:cs="Times New Roman"/>
                <w:b/>
                <w:color w:val="000000" w:themeColor="text1"/>
                <w:sz w:val="28"/>
                <w:szCs w:val="28"/>
              </w:rPr>
            </w:pPr>
          </w:p>
        </w:tc>
        <w:tc>
          <w:tcPr>
            <w:tcW w:w="677" w:type="pct"/>
            <w:gridSpan w:val="4"/>
            <w:tcBorders>
              <w:bottom w:val="single" w:sz="4" w:space="0" w:color="auto"/>
            </w:tcBorders>
            <w:vAlign w:val="center"/>
          </w:tcPr>
          <w:p w14:paraId="1BF33FA7" w14:textId="77777777" w:rsidR="00D719B9" w:rsidRPr="00C64C7C" w:rsidRDefault="00D719B9" w:rsidP="00A56003">
            <w:pPr>
              <w:rPr>
                <w:rFonts w:cs="Times New Roman"/>
                <w:b/>
                <w:color w:val="000000" w:themeColor="text1"/>
                <w:sz w:val="28"/>
                <w:szCs w:val="28"/>
              </w:rPr>
            </w:pPr>
            <w:r w:rsidRPr="00C64C7C">
              <w:rPr>
                <w:rFonts w:cs="Times New Roman"/>
                <w:b/>
                <w:color w:val="000000" w:themeColor="text1"/>
                <w:sz w:val="28"/>
                <w:szCs w:val="28"/>
              </w:rPr>
              <w:t>Nhận biết</w:t>
            </w:r>
          </w:p>
        </w:tc>
        <w:tc>
          <w:tcPr>
            <w:tcW w:w="660" w:type="pct"/>
            <w:gridSpan w:val="4"/>
            <w:tcBorders>
              <w:bottom w:val="single" w:sz="4" w:space="0" w:color="auto"/>
            </w:tcBorders>
            <w:vAlign w:val="center"/>
          </w:tcPr>
          <w:p w14:paraId="5DDDA83B" w14:textId="77777777" w:rsidR="00D719B9" w:rsidRPr="00C64C7C" w:rsidRDefault="00D719B9" w:rsidP="00A56003">
            <w:pPr>
              <w:rPr>
                <w:rFonts w:cs="Times New Roman"/>
                <w:b/>
                <w:color w:val="000000" w:themeColor="text1"/>
                <w:sz w:val="28"/>
                <w:szCs w:val="28"/>
              </w:rPr>
            </w:pPr>
            <w:r w:rsidRPr="00C64C7C">
              <w:rPr>
                <w:rFonts w:cs="Times New Roman"/>
                <w:b/>
                <w:color w:val="000000" w:themeColor="text1"/>
                <w:sz w:val="28"/>
                <w:szCs w:val="28"/>
              </w:rPr>
              <w:t>Thông hiểu</w:t>
            </w:r>
          </w:p>
        </w:tc>
        <w:tc>
          <w:tcPr>
            <w:tcW w:w="668" w:type="pct"/>
            <w:gridSpan w:val="3"/>
            <w:tcBorders>
              <w:bottom w:val="single" w:sz="4" w:space="0" w:color="auto"/>
            </w:tcBorders>
            <w:vAlign w:val="center"/>
          </w:tcPr>
          <w:p w14:paraId="1B8BD2FA" w14:textId="77777777" w:rsidR="00D719B9" w:rsidRPr="00C64C7C" w:rsidRDefault="00D719B9" w:rsidP="00A56003">
            <w:pPr>
              <w:rPr>
                <w:rFonts w:cs="Times New Roman"/>
                <w:b/>
                <w:color w:val="000000" w:themeColor="text1"/>
                <w:sz w:val="28"/>
                <w:szCs w:val="28"/>
              </w:rPr>
            </w:pPr>
            <w:r w:rsidRPr="00C64C7C">
              <w:rPr>
                <w:rFonts w:cs="Times New Roman"/>
                <w:b/>
                <w:color w:val="000000" w:themeColor="text1"/>
                <w:sz w:val="28"/>
                <w:szCs w:val="28"/>
              </w:rPr>
              <w:t>Vận dụng</w:t>
            </w:r>
          </w:p>
        </w:tc>
        <w:tc>
          <w:tcPr>
            <w:tcW w:w="711" w:type="pct"/>
            <w:gridSpan w:val="3"/>
            <w:tcBorders>
              <w:bottom w:val="single" w:sz="4" w:space="0" w:color="auto"/>
            </w:tcBorders>
            <w:vAlign w:val="center"/>
          </w:tcPr>
          <w:p w14:paraId="5E2977BE" w14:textId="77777777" w:rsidR="00D719B9" w:rsidRPr="00C64C7C" w:rsidRDefault="00D719B9" w:rsidP="00A56003">
            <w:pPr>
              <w:rPr>
                <w:rFonts w:cs="Times New Roman"/>
                <w:b/>
                <w:color w:val="000000" w:themeColor="text1"/>
                <w:sz w:val="28"/>
                <w:szCs w:val="28"/>
              </w:rPr>
            </w:pPr>
            <w:r w:rsidRPr="00C64C7C">
              <w:rPr>
                <w:rFonts w:cs="Times New Roman"/>
                <w:b/>
                <w:color w:val="000000" w:themeColor="text1"/>
                <w:sz w:val="28"/>
                <w:szCs w:val="28"/>
              </w:rPr>
              <w:t>Vận dụng cao</w:t>
            </w:r>
          </w:p>
        </w:tc>
        <w:tc>
          <w:tcPr>
            <w:tcW w:w="366" w:type="pct"/>
            <w:vMerge/>
            <w:tcBorders>
              <w:bottom w:val="single" w:sz="4" w:space="0" w:color="auto"/>
            </w:tcBorders>
            <w:shd w:val="clear" w:color="auto" w:fill="auto"/>
            <w:vAlign w:val="center"/>
          </w:tcPr>
          <w:p w14:paraId="77E39354" w14:textId="77777777" w:rsidR="00D719B9" w:rsidRPr="00C64C7C" w:rsidRDefault="00D719B9" w:rsidP="00A56003">
            <w:pPr>
              <w:rPr>
                <w:rFonts w:cs="Times New Roman"/>
                <w:b/>
                <w:color w:val="000000" w:themeColor="text1"/>
                <w:sz w:val="28"/>
                <w:szCs w:val="28"/>
              </w:rPr>
            </w:pPr>
          </w:p>
        </w:tc>
      </w:tr>
      <w:tr w:rsidR="00970B03" w:rsidRPr="00C64C7C" w14:paraId="5C18436C" w14:textId="77777777" w:rsidTr="00F65F41">
        <w:trPr>
          <w:trHeight w:val="431"/>
        </w:trPr>
        <w:tc>
          <w:tcPr>
            <w:tcW w:w="193" w:type="pct"/>
            <w:vMerge/>
            <w:vAlign w:val="center"/>
          </w:tcPr>
          <w:p w14:paraId="12324A7D" w14:textId="77777777" w:rsidR="00970B03" w:rsidRPr="00C64C7C" w:rsidRDefault="00970B03" w:rsidP="00A56003">
            <w:pPr>
              <w:rPr>
                <w:rFonts w:cs="Times New Roman"/>
                <w:b/>
                <w:color w:val="000000" w:themeColor="text1"/>
                <w:sz w:val="28"/>
                <w:szCs w:val="28"/>
              </w:rPr>
            </w:pPr>
          </w:p>
        </w:tc>
        <w:tc>
          <w:tcPr>
            <w:tcW w:w="643" w:type="pct"/>
            <w:vMerge/>
          </w:tcPr>
          <w:p w14:paraId="2E6067AA" w14:textId="77777777" w:rsidR="00970B03" w:rsidRPr="00C64C7C" w:rsidRDefault="00970B03" w:rsidP="00A56003">
            <w:pPr>
              <w:rPr>
                <w:rFonts w:cs="Times New Roman"/>
                <w:b/>
                <w:color w:val="000000" w:themeColor="text1"/>
                <w:sz w:val="28"/>
                <w:szCs w:val="28"/>
              </w:rPr>
            </w:pPr>
          </w:p>
        </w:tc>
        <w:tc>
          <w:tcPr>
            <w:tcW w:w="1082" w:type="pct"/>
            <w:vMerge/>
            <w:vAlign w:val="center"/>
          </w:tcPr>
          <w:p w14:paraId="4375BED2" w14:textId="77777777" w:rsidR="00970B03" w:rsidRPr="00C64C7C" w:rsidRDefault="00970B03" w:rsidP="00A56003">
            <w:pPr>
              <w:rPr>
                <w:rFonts w:cs="Times New Roman"/>
                <w:b/>
                <w:color w:val="000000" w:themeColor="text1"/>
                <w:sz w:val="28"/>
                <w:szCs w:val="28"/>
              </w:rPr>
            </w:pPr>
          </w:p>
        </w:tc>
        <w:tc>
          <w:tcPr>
            <w:tcW w:w="323" w:type="pct"/>
            <w:shd w:val="clear" w:color="auto" w:fill="auto"/>
            <w:vAlign w:val="center"/>
          </w:tcPr>
          <w:p w14:paraId="172664DE" w14:textId="45480C4A" w:rsidR="00970B03" w:rsidRPr="00027CE1" w:rsidRDefault="008C0F38" w:rsidP="00A56003">
            <w:pPr>
              <w:rPr>
                <w:rFonts w:cs="Times New Roman"/>
                <w:b/>
                <w:i/>
                <w:color w:val="000000" w:themeColor="text1"/>
                <w:sz w:val="22"/>
                <w:szCs w:val="28"/>
              </w:rPr>
            </w:pPr>
            <w:r>
              <w:rPr>
                <w:rFonts w:cs="Times New Roman"/>
                <w:b/>
                <w:i/>
                <w:color w:val="000000" w:themeColor="text1"/>
                <w:sz w:val="22"/>
                <w:szCs w:val="28"/>
              </w:rPr>
              <w:t>TN</w:t>
            </w:r>
          </w:p>
        </w:tc>
        <w:tc>
          <w:tcPr>
            <w:tcW w:w="179" w:type="pct"/>
            <w:shd w:val="clear" w:color="auto" w:fill="auto"/>
            <w:vAlign w:val="center"/>
          </w:tcPr>
          <w:p w14:paraId="709E0CDF" w14:textId="59347AF3" w:rsidR="00970B03" w:rsidRPr="00027CE1" w:rsidRDefault="00970B03" w:rsidP="00A56003">
            <w:pPr>
              <w:rPr>
                <w:rFonts w:cs="Times New Roman"/>
                <w:b/>
                <w:i/>
                <w:color w:val="000000" w:themeColor="text1"/>
                <w:sz w:val="22"/>
                <w:szCs w:val="28"/>
              </w:rPr>
            </w:pPr>
            <w:r w:rsidRPr="00027CE1">
              <w:rPr>
                <w:rFonts w:cs="Times New Roman"/>
                <w:b/>
                <w:i/>
                <w:color w:val="000000" w:themeColor="text1"/>
                <w:sz w:val="22"/>
                <w:szCs w:val="28"/>
              </w:rPr>
              <w:t>ĐS</w:t>
            </w:r>
          </w:p>
        </w:tc>
        <w:tc>
          <w:tcPr>
            <w:tcW w:w="174" w:type="pct"/>
            <w:shd w:val="clear" w:color="auto" w:fill="auto"/>
            <w:vAlign w:val="center"/>
          </w:tcPr>
          <w:p w14:paraId="36F865AD" w14:textId="1D430CD2" w:rsidR="00970B03" w:rsidRPr="00027CE1" w:rsidRDefault="00970B03" w:rsidP="00A56003">
            <w:pPr>
              <w:rPr>
                <w:rFonts w:cs="Times New Roman"/>
                <w:b/>
                <w:i/>
                <w:color w:val="000000" w:themeColor="text1"/>
                <w:sz w:val="22"/>
                <w:szCs w:val="28"/>
              </w:rPr>
            </w:pPr>
            <w:r w:rsidRPr="00027CE1">
              <w:rPr>
                <w:rFonts w:cs="Times New Roman"/>
                <w:b/>
                <w:i/>
                <w:color w:val="000000" w:themeColor="text1"/>
                <w:sz w:val="22"/>
                <w:szCs w:val="28"/>
              </w:rPr>
              <w:t>TL</w:t>
            </w:r>
          </w:p>
        </w:tc>
        <w:tc>
          <w:tcPr>
            <w:tcW w:w="304" w:type="pct"/>
            <w:gridSpan w:val="2"/>
            <w:shd w:val="clear" w:color="auto" w:fill="auto"/>
            <w:vAlign w:val="center"/>
          </w:tcPr>
          <w:p w14:paraId="72616D32" w14:textId="626E4E88" w:rsidR="00970B03" w:rsidRPr="00027CE1" w:rsidRDefault="008C0F38" w:rsidP="00A56003">
            <w:pPr>
              <w:rPr>
                <w:rFonts w:cs="Times New Roman"/>
                <w:b/>
                <w:i/>
                <w:color w:val="000000" w:themeColor="text1"/>
                <w:sz w:val="22"/>
                <w:szCs w:val="28"/>
              </w:rPr>
            </w:pPr>
            <w:r>
              <w:rPr>
                <w:rFonts w:cs="Times New Roman"/>
                <w:b/>
                <w:i/>
                <w:color w:val="000000" w:themeColor="text1"/>
                <w:sz w:val="22"/>
                <w:szCs w:val="28"/>
              </w:rPr>
              <w:t>TN</w:t>
            </w:r>
          </w:p>
        </w:tc>
        <w:tc>
          <w:tcPr>
            <w:tcW w:w="179" w:type="pct"/>
            <w:shd w:val="clear" w:color="auto" w:fill="auto"/>
            <w:vAlign w:val="center"/>
          </w:tcPr>
          <w:p w14:paraId="799670AD" w14:textId="6DE319A2" w:rsidR="00970B03" w:rsidRPr="00027CE1" w:rsidRDefault="00970B03" w:rsidP="00A56003">
            <w:pPr>
              <w:rPr>
                <w:rFonts w:cs="Times New Roman"/>
                <w:b/>
                <w:i/>
                <w:color w:val="000000" w:themeColor="text1"/>
                <w:sz w:val="22"/>
                <w:szCs w:val="28"/>
              </w:rPr>
            </w:pPr>
            <w:r w:rsidRPr="00027CE1">
              <w:rPr>
                <w:rFonts w:cs="Times New Roman"/>
                <w:b/>
                <w:i/>
                <w:color w:val="000000" w:themeColor="text1"/>
                <w:sz w:val="22"/>
                <w:szCs w:val="28"/>
              </w:rPr>
              <w:t>ĐS</w:t>
            </w:r>
          </w:p>
        </w:tc>
        <w:tc>
          <w:tcPr>
            <w:tcW w:w="174" w:type="pct"/>
            <w:shd w:val="clear" w:color="auto" w:fill="auto"/>
            <w:vAlign w:val="center"/>
          </w:tcPr>
          <w:p w14:paraId="1EA6FEB8" w14:textId="13AE8776" w:rsidR="00970B03" w:rsidRPr="00027CE1" w:rsidRDefault="00970B03" w:rsidP="00A56003">
            <w:pPr>
              <w:rPr>
                <w:rFonts w:cs="Times New Roman"/>
                <w:b/>
                <w:i/>
                <w:color w:val="000000" w:themeColor="text1"/>
                <w:sz w:val="22"/>
                <w:szCs w:val="28"/>
              </w:rPr>
            </w:pPr>
            <w:r w:rsidRPr="00027CE1">
              <w:rPr>
                <w:rFonts w:cs="Times New Roman"/>
                <w:b/>
                <w:i/>
                <w:color w:val="000000" w:themeColor="text1"/>
                <w:sz w:val="22"/>
                <w:szCs w:val="28"/>
              </w:rPr>
              <w:t>TL</w:t>
            </w:r>
          </w:p>
        </w:tc>
        <w:tc>
          <w:tcPr>
            <w:tcW w:w="303" w:type="pct"/>
            <w:gridSpan w:val="2"/>
            <w:shd w:val="clear" w:color="auto" w:fill="auto"/>
            <w:vAlign w:val="center"/>
          </w:tcPr>
          <w:p w14:paraId="7375ED01" w14:textId="13E0A96E" w:rsidR="00970B03" w:rsidRPr="00027CE1" w:rsidRDefault="008C0F38" w:rsidP="00A56003">
            <w:pPr>
              <w:rPr>
                <w:rFonts w:cs="Times New Roman"/>
                <w:b/>
                <w:i/>
                <w:color w:val="000000" w:themeColor="text1"/>
                <w:sz w:val="22"/>
                <w:szCs w:val="28"/>
              </w:rPr>
            </w:pPr>
            <w:r>
              <w:rPr>
                <w:rFonts w:cs="Times New Roman"/>
                <w:b/>
                <w:i/>
                <w:color w:val="000000" w:themeColor="text1"/>
                <w:sz w:val="22"/>
                <w:szCs w:val="28"/>
              </w:rPr>
              <w:t>TN</w:t>
            </w:r>
          </w:p>
        </w:tc>
        <w:tc>
          <w:tcPr>
            <w:tcW w:w="179" w:type="pct"/>
            <w:shd w:val="clear" w:color="auto" w:fill="auto"/>
            <w:vAlign w:val="center"/>
          </w:tcPr>
          <w:p w14:paraId="07868D86" w14:textId="0D03BD18" w:rsidR="00970B03" w:rsidRPr="00027CE1" w:rsidRDefault="00970B03" w:rsidP="00A56003">
            <w:pPr>
              <w:rPr>
                <w:rFonts w:cs="Times New Roman"/>
                <w:b/>
                <w:i/>
                <w:color w:val="000000" w:themeColor="text1"/>
                <w:sz w:val="22"/>
                <w:szCs w:val="28"/>
              </w:rPr>
            </w:pPr>
            <w:r w:rsidRPr="00027CE1">
              <w:rPr>
                <w:rFonts w:cs="Times New Roman"/>
                <w:b/>
                <w:i/>
                <w:color w:val="000000" w:themeColor="text1"/>
                <w:sz w:val="22"/>
                <w:szCs w:val="28"/>
              </w:rPr>
              <w:t>ĐS</w:t>
            </w:r>
          </w:p>
        </w:tc>
        <w:tc>
          <w:tcPr>
            <w:tcW w:w="192" w:type="pct"/>
            <w:shd w:val="clear" w:color="auto" w:fill="auto"/>
            <w:vAlign w:val="center"/>
          </w:tcPr>
          <w:p w14:paraId="4FEFF564" w14:textId="77777777" w:rsidR="00970B03" w:rsidRPr="00027CE1" w:rsidRDefault="00970B03" w:rsidP="00A56003">
            <w:pPr>
              <w:rPr>
                <w:rFonts w:cs="Times New Roman"/>
                <w:b/>
                <w:i/>
                <w:color w:val="000000" w:themeColor="text1"/>
                <w:sz w:val="22"/>
                <w:szCs w:val="28"/>
              </w:rPr>
            </w:pPr>
            <w:r w:rsidRPr="00027CE1">
              <w:rPr>
                <w:rFonts w:cs="Times New Roman"/>
                <w:b/>
                <w:i/>
                <w:color w:val="000000" w:themeColor="text1"/>
                <w:sz w:val="22"/>
                <w:szCs w:val="28"/>
              </w:rPr>
              <w:t>TL</w:t>
            </w:r>
          </w:p>
        </w:tc>
        <w:tc>
          <w:tcPr>
            <w:tcW w:w="274" w:type="pct"/>
            <w:shd w:val="clear" w:color="auto" w:fill="auto"/>
            <w:vAlign w:val="center"/>
          </w:tcPr>
          <w:p w14:paraId="070DE6D3" w14:textId="0C822EBB" w:rsidR="00970B03" w:rsidRPr="00027CE1" w:rsidRDefault="008C0F38" w:rsidP="00A56003">
            <w:pPr>
              <w:rPr>
                <w:rFonts w:cs="Times New Roman"/>
                <w:b/>
                <w:i/>
                <w:color w:val="000000" w:themeColor="text1"/>
                <w:sz w:val="22"/>
                <w:szCs w:val="28"/>
              </w:rPr>
            </w:pPr>
            <w:r>
              <w:rPr>
                <w:rFonts w:cs="Times New Roman"/>
                <w:b/>
                <w:i/>
                <w:color w:val="000000" w:themeColor="text1"/>
                <w:sz w:val="22"/>
                <w:szCs w:val="28"/>
              </w:rPr>
              <w:t>TN</w:t>
            </w:r>
            <w:bookmarkStart w:id="1" w:name="_GoBack"/>
            <w:bookmarkEnd w:id="1"/>
          </w:p>
        </w:tc>
        <w:tc>
          <w:tcPr>
            <w:tcW w:w="171" w:type="pct"/>
            <w:shd w:val="clear" w:color="auto" w:fill="auto"/>
            <w:vAlign w:val="center"/>
          </w:tcPr>
          <w:p w14:paraId="43A5E182" w14:textId="73996E0D" w:rsidR="00970B03" w:rsidRPr="00027CE1" w:rsidRDefault="00970B03" w:rsidP="00A56003">
            <w:pPr>
              <w:rPr>
                <w:rFonts w:cs="Times New Roman"/>
                <w:b/>
                <w:i/>
                <w:color w:val="000000" w:themeColor="text1"/>
                <w:sz w:val="22"/>
                <w:szCs w:val="28"/>
              </w:rPr>
            </w:pPr>
            <w:r w:rsidRPr="00027CE1">
              <w:rPr>
                <w:rFonts w:cs="Times New Roman"/>
                <w:b/>
                <w:i/>
                <w:color w:val="000000" w:themeColor="text1"/>
                <w:sz w:val="22"/>
                <w:szCs w:val="28"/>
              </w:rPr>
              <w:t>ĐS</w:t>
            </w:r>
          </w:p>
        </w:tc>
        <w:tc>
          <w:tcPr>
            <w:tcW w:w="266" w:type="pct"/>
            <w:shd w:val="clear" w:color="auto" w:fill="auto"/>
            <w:vAlign w:val="center"/>
          </w:tcPr>
          <w:p w14:paraId="4DC90C72" w14:textId="77777777" w:rsidR="00970B03" w:rsidRPr="00027CE1" w:rsidRDefault="00970B03" w:rsidP="00A56003">
            <w:pPr>
              <w:rPr>
                <w:rFonts w:cs="Times New Roman"/>
                <w:b/>
                <w:i/>
                <w:color w:val="000000" w:themeColor="text1"/>
                <w:sz w:val="22"/>
                <w:szCs w:val="28"/>
              </w:rPr>
            </w:pPr>
            <w:r w:rsidRPr="00027CE1">
              <w:rPr>
                <w:rFonts w:cs="Times New Roman"/>
                <w:b/>
                <w:i/>
                <w:color w:val="000000" w:themeColor="text1"/>
                <w:sz w:val="22"/>
                <w:szCs w:val="28"/>
              </w:rPr>
              <w:t>TL</w:t>
            </w:r>
          </w:p>
        </w:tc>
        <w:tc>
          <w:tcPr>
            <w:tcW w:w="366" w:type="pct"/>
            <w:shd w:val="clear" w:color="auto" w:fill="auto"/>
            <w:vAlign w:val="center"/>
          </w:tcPr>
          <w:p w14:paraId="34EF518C" w14:textId="77777777" w:rsidR="00970B03" w:rsidRPr="00C64C7C" w:rsidRDefault="00970B03" w:rsidP="00A56003">
            <w:pPr>
              <w:rPr>
                <w:rFonts w:cs="Times New Roman"/>
                <w:b/>
                <w:i/>
                <w:color w:val="000000" w:themeColor="text1"/>
                <w:sz w:val="28"/>
                <w:szCs w:val="28"/>
              </w:rPr>
            </w:pPr>
          </w:p>
        </w:tc>
      </w:tr>
      <w:tr w:rsidR="00970B03" w:rsidRPr="00C64C7C" w14:paraId="2E5CBEE1" w14:textId="77777777" w:rsidTr="00F65F41">
        <w:trPr>
          <w:trHeight w:val="589"/>
        </w:trPr>
        <w:tc>
          <w:tcPr>
            <w:tcW w:w="193" w:type="pct"/>
            <w:vMerge w:val="restart"/>
            <w:vAlign w:val="center"/>
          </w:tcPr>
          <w:p w14:paraId="29DF5EBA" w14:textId="77777777" w:rsidR="00970B03" w:rsidRPr="00C64C7C" w:rsidRDefault="00970B03" w:rsidP="00A56003">
            <w:pPr>
              <w:rPr>
                <w:rFonts w:cs="Times New Roman"/>
                <w:b/>
                <w:color w:val="000000" w:themeColor="text1"/>
                <w:sz w:val="28"/>
                <w:szCs w:val="28"/>
              </w:rPr>
            </w:pPr>
            <w:r w:rsidRPr="00C64C7C">
              <w:rPr>
                <w:rFonts w:cs="Times New Roman"/>
                <w:b/>
                <w:color w:val="000000" w:themeColor="text1"/>
                <w:sz w:val="28"/>
                <w:szCs w:val="28"/>
              </w:rPr>
              <w:t>1</w:t>
            </w:r>
          </w:p>
        </w:tc>
        <w:tc>
          <w:tcPr>
            <w:tcW w:w="643" w:type="pct"/>
            <w:vMerge w:val="restart"/>
            <w:vAlign w:val="center"/>
          </w:tcPr>
          <w:p w14:paraId="7941CCE6" w14:textId="77777777" w:rsidR="00970B03" w:rsidRPr="00C64C7C" w:rsidRDefault="00970B03" w:rsidP="00A56003">
            <w:pPr>
              <w:jc w:val="left"/>
              <w:rPr>
                <w:rFonts w:cs="Times New Roman"/>
                <w:b/>
                <w:color w:val="000000" w:themeColor="text1"/>
                <w:sz w:val="28"/>
                <w:szCs w:val="28"/>
              </w:rPr>
            </w:pPr>
            <w:r w:rsidRPr="00C64C7C">
              <w:rPr>
                <w:rFonts w:cs="Times New Roman"/>
                <w:b/>
                <w:color w:val="000000" w:themeColor="text1"/>
                <w:sz w:val="28"/>
                <w:szCs w:val="28"/>
              </w:rPr>
              <w:t>Chủ đề A. Máy tính và xã hội tri thức</w:t>
            </w:r>
          </w:p>
        </w:tc>
        <w:tc>
          <w:tcPr>
            <w:tcW w:w="1082" w:type="pct"/>
            <w:vAlign w:val="center"/>
          </w:tcPr>
          <w:p w14:paraId="6C5E90C2" w14:textId="0E606B98" w:rsidR="00970B03" w:rsidRPr="00C64C7C" w:rsidRDefault="00970B03" w:rsidP="00A56003">
            <w:pPr>
              <w:jc w:val="both"/>
              <w:rPr>
                <w:rFonts w:cs="Times New Roman"/>
                <w:b/>
                <w:color w:val="000000" w:themeColor="text1"/>
                <w:sz w:val="28"/>
                <w:szCs w:val="28"/>
              </w:rPr>
            </w:pPr>
            <w:r w:rsidRPr="00C64C7C">
              <w:rPr>
                <w:rFonts w:cs="Times New Roman"/>
                <w:bCs/>
                <w:color w:val="000000" w:themeColor="text1"/>
                <w:sz w:val="28"/>
                <w:szCs w:val="28"/>
              </w:rPr>
              <w:t>1. Dữ liệu, thông tin và xử lý thông tin.</w:t>
            </w:r>
          </w:p>
        </w:tc>
        <w:tc>
          <w:tcPr>
            <w:tcW w:w="323" w:type="pct"/>
            <w:shd w:val="clear" w:color="auto" w:fill="auto"/>
            <w:vAlign w:val="center"/>
          </w:tcPr>
          <w:p w14:paraId="02E45067" w14:textId="12389A85" w:rsidR="00970B03" w:rsidRPr="00C64C7C" w:rsidRDefault="00970B03" w:rsidP="00A56003">
            <w:pPr>
              <w:rPr>
                <w:rFonts w:cs="Times New Roman"/>
                <w:color w:val="000000" w:themeColor="text1"/>
                <w:sz w:val="28"/>
                <w:szCs w:val="28"/>
              </w:rPr>
            </w:pPr>
            <w:r w:rsidRPr="00C64C7C">
              <w:rPr>
                <w:rFonts w:cs="Times New Roman"/>
                <w:color w:val="000000" w:themeColor="text1"/>
                <w:sz w:val="28"/>
                <w:szCs w:val="28"/>
              </w:rPr>
              <w:t>2</w:t>
            </w:r>
          </w:p>
        </w:tc>
        <w:tc>
          <w:tcPr>
            <w:tcW w:w="179" w:type="pct"/>
            <w:shd w:val="clear" w:color="auto" w:fill="auto"/>
            <w:vAlign w:val="center"/>
          </w:tcPr>
          <w:p w14:paraId="5D4C60ED" w14:textId="77777777" w:rsidR="00970B03" w:rsidRPr="00C64C7C" w:rsidRDefault="00970B03" w:rsidP="00A56003">
            <w:pPr>
              <w:rPr>
                <w:rFonts w:cs="Times New Roman"/>
                <w:color w:val="000000" w:themeColor="text1"/>
                <w:sz w:val="28"/>
                <w:szCs w:val="28"/>
              </w:rPr>
            </w:pPr>
          </w:p>
        </w:tc>
        <w:tc>
          <w:tcPr>
            <w:tcW w:w="174" w:type="pct"/>
            <w:shd w:val="clear" w:color="auto" w:fill="auto"/>
            <w:vAlign w:val="center"/>
          </w:tcPr>
          <w:p w14:paraId="0BED1E84" w14:textId="5C7706CA" w:rsidR="00970B03" w:rsidRPr="00C64C7C" w:rsidRDefault="00970B03" w:rsidP="00A56003">
            <w:pPr>
              <w:rPr>
                <w:rFonts w:cs="Times New Roman"/>
                <w:color w:val="000000" w:themeColor="text1"/>
                <w:sz w:val="28"/>
                <w:szCs w:val="28"/>
              </w:rPr>
            </w:pPr>
          </w:p>
        </w:tc>
        <w:tc>
          <w:tcPr>
            <w:tcW w:w="304" w:type="pct"/>
            <w:gridSpan w:val="2"/>
            <w:shd w:val="clear" w:color="auto" w:fill="auto"/>
            <w:vAlign w:val="center"/>
          </w:tcPr>
          <w:p w14:paraId="22B8700B" w14:textId="1356AE2E" w:rsidR="00970B03" w:rsidRPr="00C64C7C" w:rsidRDefault="00970B03" w:rsidP="00A56003">
            <w:pPr>
              <w:rPr>
                <w:rFonts w:cs="Times New Roman"/>
                <w:color w:val="000000" w:themeColor="text1"/>
                <w:sz w:val="28"/>
                <w:szCs w:val="28"/>
              </w:rPr>
            </w:pPr>
            <w:r w:rsidRPr="00C64C7C">
              <w:rPr>
                <w:rFonts w:cs="Times New Roman"/>
                <w:color w:val="000000" w:themeColor="text1"/>
                <w:sz w:val="28"/>
                <w:szCs w:val="28"/>
              </w:rPr>
              <w:t>2</w:t>
            </w:r>
          </w:p>
        </w:tc>
        <w:tc>
          <w:tcPr>
            <w:tcW w:w="179" w:type="pct"/>
            <w:shd w:val="clear" w:color="auto" w:fill="auto"/>
            <w:vAlign w:val="center"/>
          </w:tcPr>
          <w:p w14:paraId="1A0479E5" w14:textId="77777777" w:rsidR="00970B03" w:rsidRPr="00C64C7C" w:rsidRDefault="00970B03" w:rsidP="00A56003">
            <w:pPr>
              <w:rPr>
                <w:rFonts w:cs="Times New Roman"/>
                <w:color w:val="000000" w:themeColor="text1"/>
                <w:sz w:val="28"/>
                <w:szCs w:val="28"/>
              </w:rPr>
            </w:pPr>
          </w:p>
        </w:tc>
        <w:tc>
          <w:tcPr>
            <w:tcW w:w="174" w:type="pct"/>
            <w:shd w:val="clear" w:color="auto" w:fill="auto"/>
            <w:vAlign w:val="center"/>
          </w:tcPr>
          <w:p w14:paraId="18AF2869" w14:textId="2073EAD4" w:rsidR="00970B03" w:rsidRPr="00C64C7C" w:rsidRDefault="00970B03" w:rsidP="00A56003">
            <w:pPr>
              <w:rPr>
                <w:rFonts w:cs="Times New Roman"/>
                <w:color w:val="000000" w:themeColor="text1"/>
                <w:sz w:val="28"/>
                <w:szCs w:val="28"/>
              </w:rPr>
            </w:pPr>
          </w:p>
        </w:tc>
        <w:tc>
          <w:tcPr>
            <w:tcW w:w="303" w:type="pct"/>
            <w:gridSpan w:val="2"/>
            <w:shd w:val="clear" w:color="auto" w:fill="auto"/>
            <w:vAlign w:val="center"/>
          </w:tcPr>
          <w:p w14:paraId="522F566E" w14:textId="77777777" w:rsidR="00970B03" w:rsidRPr="00C64C7C" w:rsidRDefault="00970B03" w:rsidP="00A56003">
            <w:pPr>
              <w:rPr>
                <w:rFonts w:cs="Times New Roman"/>
                <w:color w:val="000000" w:themeColor="text1"/>
                <w:sz w:val="28"/>
                <w:szCs w:val="28"/>
              </w:rPr>
            </w:pPr>
          </w:p>
        </w:tc>
        <w:tc>
          <w:tcPr>
            <w:tcW w:w="179" w:type="pct"/>
            <w:shd w:val="clear" w:color="auto" w:fill="auto"/>
            <w:vAlign w:val="center"/>
          </w:tcPr>
          <w:p w14:paraId="12AE073F" w14:textId="5D604B23" w:rsidR="00970B03" w:rsidRPr="00C64C7C" w:rsidRDefault="00970B03" w:rsidP="00A56003">
            <w:pPr>
              <w:rPr>
                <w:rFonts w:cs="Times New Roman"/>
                <w:color w:val="000000" w:themeColor="text1"/>
                <w:sz w:val="28"/>
                <w:szCs w:val="28"/>
              </w:rPr>
            </w:pPr>
          </w:p>
        </w:tc>
        <w:tc>
          <w:tcPr>
            <w:tcW w:w="192" w:type="pct"/>
            <w:shd w:val="clear" w:color="auto" w:fill="auto"/>
            <w:vAlign w:val="center"/>
          </w:tcPr>
          <w:p w14:paraId="3958B578" w14:textId="6611761D" w:rsidR="00970B03" w:rsidRPr="00C64C7C" w:rsidRDefault="007803AA" w:rsidP="00A56003">
            <w:pPr>
              <w:rPr>
                <w:rFonts w:cs="Times New Roman"/>
                <w:color w:val="000000" w:themeColor="text1"/>
                <w:sz w:val="28"/>
                <w:szCs w:val="28"/>
              </w:rPr>
            </w:pPr>
            <w:r>
              <w:rPr>
                <w:rFonts w:cs="Times New Roman"/>
                <w:color w:val="000000" w:themeColor="text1"/>
                <w:sz w:val="28"/>
                <w:szCs w:val="28"/>
              </w:rPr>
              <w:t>1</w:t>
            </w:r>
          </w:p>
        </w:tc>
        <w:tc>
          <w:tcPr>
            <w:tcW w:w="274" w:type="pct"/>
            <w:shd w:val="clear" w:color="auto" w:fill="auto"/>
            <w:vAlign w:val="center"/>
          </w:tcPr>
          <w:p w14:paraId="22283AAE" w14:textId="77777777" w:rsidR="00970B03" w:rsidRPr="00C64C7C" w:rsidRDefault="00970B03" w:rsidP="00A56003">
            <w:pPr>
              <w:rPr>
                <w:rFonts w:cs="Times New Roman"/>
                <w:color w:val="000000" w:themeColor="text1"/>
                <w:sz w:val="28"/>
                <w:szCs w:val="28"/>
              </w:rPr>
            </w:pPr>
          </w:p>
        </w:tc>
        <w:tc>
          <w:tcPr>
            <w:tcW w:w="171" w:type="pct"/>
            <w:shd w:val="clear" w:color="auto" w:fill="auto"/>
            <w:vAlign w:val="center"/>
          </w:tcPr>
          <w:p w14:paraId="1B3699EB" w14:textId="59D02BAC" w:rsidR="00970B03" w:rsidRPr="00C64C7C" w:rsidRDefault="00970B03" w:rsidP="00A56003">
            <w:pPr>
              <w:rPr>
                <w:rFonts w:cs="Times New Roman"/>
                <w:color w:val="000000" w:themeColor="text1"/>
                <w:sz w:val="28"/>
                <w:szCs w:val="28"/>
              </w:rPr>
            </w:pPr>
          </w:p>
        </w:tc>
        <w:tc>
          <w:tcPr>
            <w:tcW w:w="266" w:type="pct"/>
            <w:shd w:val="clear" w:color="auto" w:fill="auto"/>
            <w:vAlign w:val="center"/>
          </w:tcPr>
          <w:p w14:paraId="18BB9BF3" w14:textId="77777777" w:rsidR="00970B03" w:rsidRPr="00C64C7C" w:rsidRDefault="00970B03" w:rsidP="00A56003">
            <w:pPr>
              <w:rPr>
                <w:rFonts w:cs="Times New Roman"/>
                <w:color w:val="000000" w:themeColor="text1"/>
                <w:sz w:val="28"/>
                <w:szCs w:val="28"/>
              </w:rPr>
            </w:pPr>
          </w:p>
        </w:tc>
        <w:tc>
          <w:tcPr>
            <w:tcW w:w="366" w:type="pct"/>
            <w:shd w:val="clear" w:color="auto" w:fill="auto"/>
            <w:vAlign w:val="center"/>
          </w:tcPr>
          <w:p w14:paraId="705A6901" w14:textId="60125D6B" w:rsidR="00970B03" w:rsidRPr="00C64C7C" w:rsidRDefault="00970B03" w:rsidP="00A56003">
            <w:pPr>
              <w:rPr>
                <w:rFonts w:cs="Times New Roman"/>
                <w:spacing w:val="-8"/>
                <w:sz w:val="28"/>
                <w:szCs w:val="28"/>
              </w:rPr>
            </w:pPr>
            <w:r w:rsidRPr="00C64C7C">
              <w:rPr>
                <w:rFonts w:cs="Times New Roman"/>
                <w:spacing w:val="-8"/>
                <w:sz w:val="28"/>
                <w:szCs w:val="28"/>
              </w:rPr>
              <w:t>20%</w:t>
            </w:r>
          </w:p>
          <w:p w14:paraId="577B4040" w14:textId="1E8E138F" w:rsidR="00970B03" w:rsidRPr="00C64C7C" w:rsidRDefault="00970B03" w:rsidP="00A56003">
            <w:pPr>
              <w:rPr>
                <w:rFonts w:cs="Times New Roman"/>
                <w:color w:val="000000" w:themeColor="text1"/>
                <w:sz w:val="28"/>
                <w:szCs w:val="28"/>
                <w:lang w:val="vi-VN"/>
              </w:rPr>
            </w:pPr>
            <w:r w:rsidRPr="00C64C7C">
              <w:rPr>
                <w:rFonts w:cs="Times New Roman"/>
                <w:spacing w:val="-8"/>
                <w:sz w:val="28"/>
                <w:szCs w:val="28"/>
              </w:rPr>
              <w:t>(2 điểm)</w:t>
            </w:r>
          </w:p>
        </w:tc>
      </w:tr>
      <w:tr w:rsidR="00970B03" w:rsidRPr="00C64C7C" w14:paraId="3C47A353" w14:textId="77777777" w:rsidTr="00F65F41">
        <w:trPr>
          <w:trHeight w:val="589"/>
        </w:trPr>
        <w:tc>
          <w:tcPr>
            <w:tcW w:w="193" w:type="pct"/>
            <w:vMerge/>
            <w:vAlign w:val="center"/>
          </w:tcPr>
          <w:p w14:paraId="3713793B" w14:textId="77777777" w:rsidR="00970B03" w:rsidRPr="00C64C7C" w:rsidRDefault="00970B03" w:rsidP="00A56003">
            <w:pPr>
              <w:rPr>
                <w:rFonts w:cs="Times New Roman"/>
                <w:b/>
                <w:color w:val="000000" w:themeColor="text1"/>
                <w:sz w:val="28"/>
                <w:szCs w:val="28"/>
              </w:rPr>
            </w:pPr>
          </w:p>
        </w:tc>
        <w:tc>
          <w:tcPr>
            <w:tcW w:w="643" w:type="pct"/>
            <w:vMerge/>
            <w:vAlign w:val="center"/>
          </w:tcPr>
          <w:p w14:paraId="011EAED2" w14:textId="77777777" w:rsidR="00970B03" w:rsidRPr="00C64C7C" w:rsidRDefault="00970B03" w:rsidP="00A56003">
            <w:pPr>
              <w:jc w:val="left"/>
              <w:rPr>
                <w:rFonts w:cs="Times New Roman"/>
                <w:b/>
                <w:color w:val="000000" w:themeColor="text1"/>
                <w:sz w:val="28"/>
                <w:szCs w:val="28"/>
              </w:rPr>
            </w:pPr>
          </w:p>
        </w:tc>
        <w:tc>
          <w:tcPr>
            <w:tcW w:w="1082" w:type="pct"/>
            <w:vAlign w:val="center"/>
          </w:tcPr>
          <w:p w14:paraId="11254E5D" w14:textId="77777777" w:rsidR="00970B03" w:rsidRPr="00C64C7C" w:rsidRDefault="00970B03" w:rsidP="00A56003">
            <w:pPr>
              <w:jc w:val="both"/>
              <w:rPr>
                <w:rFonts w:cs="Times New Roman"/>
                <w:b/>
                <w:color w:val="000000" w:themeColor="text1"/>
                <w:sz w:val="28"/>
                <w:szCs w:val="28"/>
              </w:rPr>
            </w:pPr>
            <w:r w:rsidRPr="00C64C7C">
              <w:rPr>
                <w:rFonts w:eastAsia="Calibri" w:cs="Times New Roman"/>
                <w:color w:val="000000" w:themeColor="text1"/>
                <w:sz w:val="28"/>
                <w:szCs w:val="28"/>
              </w:rPr>
              <w:t xml:space="preserve">2. </w:t>
            </w:r>
            <w:r w:rsidRPr="00C64C7C">
              <w:rPr>
                <w:rFonts w:eastAsia="Calibri" w:cs="Times New Roman"/>
                <w:color w:val="000000" w:themeColor="text1"/>
                <w:sz w:val="28"/>
                <w:szCs w:val="28"/>
                <w:lang w:val="vi-VN"/>
              </w:rPr>
              <w:t xml:space="preserve">Vai trò của máy tính và các thiết bị </w:t>
            </w:r>
            <w:r w:rsidRPr="00C64C7C">
              <w:rPr>
                <w:rFonts w:eastAsia="Calibri" w:cs="Times New Roman"/>
                <w:color w:val="000000" w:themeColor="text1"/>
                <w:sz w:val="28"/>
                <w:szCs w:val="28"/>
              </w:rPr>
              <w:t>t</w:t>
            </w:r>
            <w:r w:rsidRPr="00C64C7C">
              <w:rPr>
                <w:rFonts w:eastAsia="Calibri" w:cs="Times New Roman"/>
                <w:color w:val="000000" w:themeColor="text1"/>
                <w:sz w:val="28"/>
                <w:szCs w:val="28"/>
                <w:lang w:val="vi-VN"/>
              </w:rPr>
              <w:t>hông minh trong nền kinh tế tri thức</w:t>
            </w:r>
          </w:p>
        </w:tc>
        <w:tc>
          <w:tcPr>
            <w:tcW w:w="323" w:type="pct"/>
            <w:shd w:val="clear" w:color="auto" w:fill="auto"/>
            <w:vAlign w:val="center"/>
          </w:tcPr>
          <w:p w14:paraId="5F3BEF5F" w14:textId="69BAC8EA" w:rsidR="00970B03" w:rsidRPr="00C64C7C" w:rsidRDefault="00970B03" w:rsidP="00A56003">
            <w:pPr>
              <w:rPr>
                <w:rFonts w:cs="Times New Roman"/>
                <w:color w:val="000000" w:themeColor="text1"/>
                <w:sz w:val="28"/>
                <w:szCs w:val="28"/>
              </w:rPr>
            </w:pPr>
            <w:r w:rsidRPr="00C64C7C">
              <w:rPr>
                <w:rFonts w:cs="Times New Roman"/>
                <w:color w:val="000000" w:themeColor="text1"/>
                <w:sz w:val="28"/>
                <w:szCs w:val="28"/>
              </w:rPr>
              <w:t>4</w:t>
            </w:r>
          </w:p>
        </w:tc>
        <w:tc>
          <w:tcPr>
            <w:tcW w:w="179" w:type="pct"/>
            <w:shd w:val="clear" w:color="auto" w:fill="auto"/>
            <w:vAlign w:val="center"/>
          </w:tcPr>
          <w:p w14:paraId="26EFE6D3" w14:textId="77777777" w:rsidR="00970B03" w:rsidRPr="00C64C7C" w:rsidRDefault="00970B03" w:rsidP="00A56003">
            <w:pPr>
              <w:rPr>
                <w:rFonts w:cs="Times New Roman"/>
                <w:color w:val="000000" w:themeColor="text1"/>
                <w:sz w:val="28"/>
                <w:szCs w:val="28"/>
              </w:rPr>
            </w:pPr>
          </w:p>
        </w:tc>
        <w:tc>
          <w:tcPr>
            <w:tcW w:w="174" w:type="pct"/>
            <w:shd w:val="clear" w:color="auto" w:fill="auto"/>
            <w:vAlign w:val="center"/>
          </w:tcPr>
          <w:p w14:paraId="195AED96" w14:textId="058052AA" w:rsidR="00970B03" w:rsidRPr="00C64C7C" w:rsidRDefault="00970B03" w:rsidP="00A56003">
            <w:pPr>
              <w:rPr>
                <w:rFonts w:cs="Times New Roman"/>
                <w:color w:val="000000" w:themeColor="text1"/>
                <w:sz w:val="28"/>
                <w:szCs w:val="28"/>
              </w:rPr>
            </w:pPr>
          </w:p>
        </w:tc>
        <w:tc>
          <w:tcPr>
            <w:tcW w:w="304" w:type="pct"/>
            <w:gridSpan w:val="2"/>
            <w:shd w:val="clear" w:color="auto" w:fill="auto"/>
            <w:vAlign w:val="center"/>
          </w:tcPr>
          <w:p w14:paraId="50595C06" w14:textId="7DDD2655" w:rsidR="00970B03" w:rsidRPr="00C64C7C" w:rsidRDefault="00970B03" w:rsidP="00A56003">
            <w:pPr>
              <w:rPr>
                <w:rFonts w:cs="Times New Roman"/>
                <w:color w:val="000000" w:themeColor="text1"/>
                <w:sz w:val="28"/>
                <w:szCs w:val="28"/>
              </w:rPr>
            </w:pPr>
          </w:p>
        </w:tc>
        <w:tc>
          <w:tcPr>
            <w:tcW w:w="179" w:type="pct"/>
            <w:shd w:val="clear" w:color="auto" w:fill="auto"/>
            <w:vAlign w:val="center"/>
          </w:tcPr>
          <w:p w14:paraId="2654DB75" w14:textId="388C80DE" w:rsidR="00970B03" w:rsidRPr="00C64C7C" w:rsidRDefault="00F65F41" w:rsidP="00A56003">
            <w:pPr>
              <w:rPr>
                <w:rFonts w:cs="Times New Roman"/>
                <w:color w:val="000000" w:themeColor="text1"/>
                <w:sz w:val="28"/>
                <w:szCs w:val="28"/>
              </w:rPr>
            </w:pPr>
            <w:r>
              <w:rPr>
                <w:rFonts w:cs="Times New Roman"/>
                <w:color w:val="000000" w:themeColor="text1"/>
                <w:sz w:val="28"/>
                <w:szCs w:val="28"/>
              </w:rPr>
              <w:t>2 ý</w:t>
            </w:r>
          </w:p>
        </w:tc>
        <w:tc>
          <w:tcPr>
            <w:tcW w:w="174" w:type="pct"/>
            <w:shd w:val="clear" w:color="auto" w:fill="auto"/>
            <w:vAlign w:val="center"/>
          </w:tcPr>
          <w:p w14:paraId="0F2C256E" w14:textId="20C7A6C0" w:rsidR="00970B03" w:rsidRPr="00C64C7C" w:rsidRDefault="00970B03" w:rsidP="00A56003">
            <w:pPr>
              <w:rPr>
                <w:rFonts w:cs="Times New Roman"/>
                <w:color w:val="000000" w:themeColor="text1"/>
                <w:sz w:val="28"/>
                <w:szCs w:val="28"/>
              </w:rPr>
            </w:pPr>
          </w:p>
        </w:tc>
        <w:tc>
          <w:tcPr>
            <w:tcW w:w="303" w:type="pct"/>
            <w:gridSpan w:val="2"/>
            <w:shd w:val="clear" w:color="auto" w:fill="auto"/>
            <w:vAlign w:val="center"/>
          </w:tcPr>
          <w:p w14:paraId="23DC817D" w14:textId="77777777" w:rsidR="00970B03" w:rsidRPr="00C64C7C" w:rsidRDefault="00970B03" w:rsidP="00A56003">
            <w:pPr>
              <w:rPr>
                <w:rFonts w:cs="Times New Roman"/>
                <w:color w:val="000000" w:themeColor="text1"/>
                <w:sz w:val="28"/>
                <w:szCs w:val="28"/>
              </w:rPr>
            </w:pPr>
          </w:p>
        </w:tc>
        <w:tc>
          <w:tcPr>
            <w:tcW w:w="179" w:type="pct"/>
            <w:shd w:val="clear" w:color="auto" w:fill="auto"/>
            <w:vAlign w:val="center"/>
          </w:tcPr>
          <w:p w14:paraId="2BA498DF" w14:textId="61BC3FA4" w:rsidR="00970B03" w:rsidRPr="00C64C7C" w:rsidRDefault="003650D3" w:rsidP="00A56003">
            <w:pPr>
              <w:rPr>
                <w:rFonts w:cs="Times New Roman"/>
                <w:color w:val="000000" w:themeColor="text1"/>
                <w:sz w:val="28"/>
                <w:szCs w:val="28"/>
              </w:rPr>
            </w:pPr>
            <w:r>
              <w:rPr>
                <w:rFonts w:cs="Times New Roman"/>
                <w:color w:val="000000" w:themeColor="text1"/>
                <w:sz w:val="28"/>
                <w:szCs w:val="28"/>
              </w:rPr>
              <w:t xml:space="preserve">2 </w:t>
            </w:r>
            <w:r w:rsidR="00F65F41">
              <w:rPr>
                <w:rFonts w:cs="Times New Roman"/>
                <w:color w:val="000000" w:themeColor="text1"/>
                <w:sz w:val="28"/>
                <w:szCs w:val="28"/>
              </w:rPr>
              <w:t>ý</w:t>
            </w:r>
          </w:p>
        </w:tc>
        <w:tc>
          <w:tcPr>
            <w:tcW w:w="192" w:type="pct"/>
            <w:shd w:val="clear" w:color="auto" w:fill="auto"/>
            <w:vAlign w:val="center"/>
          </w:tcPr>
          <w:p w14:paraId="4CC913FA" w14:textId="77777777" w:rsidR="00970B03" w:rsidRPr="00C64C7C" w:rsidRDefault="00970B03" w:rsidP="00A56003">
            <w:pPr>
              <w:rPr>
                <w:rFonts w:cs="Times New Roman"/>
                <w:color w:val="000000" w:themeColor="text1"/>
                <w:sz w:val="28"/>
                <w:szCs w:val="28"/>
              </w:rPr>
            </w:pPr>
          </w:p>
          <w:p w14:paraId="6489676B" w14:textId="70284B13" w:rsidR="00970B03" w:rsidRPr="00C64C7C" w:rsidRDefault="00970B03" w:rsidP="0028425D">
            <w:pPr>
              <w:rPr>
                <w:rFonts w:cs="Times New Roman"/>
                <w:color w:val="000000" w:themeColor="text1"/>
                <w:sz w:val="28"/>
                <w:szCs w:val="28"/>
              </w:rPr>
            </w:pPr>
          </w:p>
        </w:tc>
        <w:tc>
          <w:tcPr>
            <w:tcW w:w="274" w:type="pct"/>
            <w:shd w:val="clear" w:color="auto" w:fill="auto"/>
            <w:vAlign w:val="center"/>
          </w:tcPr>
          <w:p w14:paraId="1E7A6DBA" w14:textId="77777777" w:rsidR="00970B03" w:rsidRPr="00C64C7C" w:rsidRDefault="00970B03" w:rsidP="00A56003">
            <w:pPr>
              <w:rPr>
                <w:rFonts w:cs="Times New Roman"/>
                <w:color w:val="000000" w:themeColor="text1"/>
                <w:sz w:val="28"/>
                <w:szCs w:val="28"/>
              </w:rPr>
            </w:pPr>
          </w:p>
        </w:tc>
        <w:tc>
          <w:tcPr>
            <w:tcW w:w="171" w:type="pct"/>
            <w:shd w:val="clear" w:color="auto" w:fill="auto"/>
            <w:vAlign w:val="center"/>
          </w:tcPr>
          <w:p w14:paraId="06516DDC" w14:textId="17F38BD0" w:rsidR="00970B03" w:rsidRPr="00C64C7C" w:rsidRDefault="00970B03" w:rsidP="00A56003">
            <w:pPr>
              <w:rPr>
                <w:rFonts w:cs="Times New Roman"/>
                <w:color w:val="000000" w:themeColor="text1"/>
                <w:sz w:val="28"/>
                <w:szCs w:val="28"/>
              </w:rPr>
            </w:pPr>
          </w:p>
        </w:tc>
        <w:tc>
          <w:tcPr>
            <w:tcW w:w="266" w:type="pct"/>
            <w:shd w:val="clear" w:color="auto" w:fill="auto"/>
            <w:vAlign w:val="center"/>
          </w:tcPr>
          <w:p w14:paraId="7CF0394E" w14:textId="50E25501" w:rsidR="00970B03" w:rsidRPr="00C64C7C" w:rsidRDefault="00970B03" w:rsidP="00A56003">
            <w:pPr>
              <w:rPr>
                <w:rFonts w:cs="Times New Roman"/>
                <w:color w:val="000000" w:themeColor="text1"/>
                <w:sz w:val="28"/>
                <w:szCs w:val="28"/>
              </w:rPr>
            </w:pPr>
          </w:p>
        </w:tc>
        <w:tc>
          <w:tcPr>
            <w:tcW w:w="366" w:type="pct"/>
            <w:shd w:val="clear" w:color="auto" w:fill="auto"/>
            <w:vAlign w:val="center"/>
          </w:tcPr>
          <w:p w14:paraId="26D361DE" w14:textId="296C609B" w:rsidR="00970B03" w:rsidRPr="00C64C7C" w:rsidRDefault="00970B03" w:rsidP="00A56003">
            <w:pPr>
              <w:rPr>
                <w:rFonts w:cs="Times New Roman"/>
                <w:spacing w:val="-8"/>
                <w:sz w:val="28"/>
                <w:szCs w:val="28"/>
              </w:rPr>
            </w:pPr>
            <w:r w:rsidRPr="00C64C7C">
              <w:rPr>
                <w:rFonts w:cs="Times New Roman"/>
                <w:spacing w:val="-8"/>
                <w:sz w:val="28"/>
                <w:szCs w:val="28"/>
              </w:rPr>
              <w:t>20%</w:t>
            </w:r>
          </w:p>
          <w:p w14:paraId="165E574B" w14:textId="5FBEB353" w:rsidR="00970B03" w:rsidRPr="00C64C7C" w:rsidRDefault="00970B03" w:rsidP="00A56003">
            <w:pPr>
              <w:rPr>
                <w:rFonts w:cs="Times New Roman"/>
                <w:color w:val="000000" w:themeColor="text1"/>
                <w:sz w:val="28"/>
                <w:szCs w:val="28"/>
              </w:rPr>
            </w:pPr>
            <w:r w:rsidRPr="00C64C7C">
              <w:rPr>
                <w:rFonts w:cs="Times New Roman"/>
                <w:spacing w:val="-8"/>
                <w:sz w:val="28"/>
                <w:szCs w:val="28"/>
              </w:rPr>
              <w:t>(2 điểm)</w:t>
            </w:r>
          </w:p>
        </w:tc>
      </w:tr>
      <w:tr w:rsidR="00970B03" w:rsidRPr="00C64C7C" w14:paraId="0790FFBF" w14:textId="77777777" w:rsidTr="00F65F41">
        <w:trPr>
          <w:trHeight w:val="589"/>
        </w:trPr>
        <w:tc>
          <w:tcPr>
            <w:tcW w:w="193" w:type="pct"/>
            <w:vMerge/>
            <w:vAlign w:val="center"/>
          </w:tcPr>
          <w:p w14:paraId="23518125" w14:textId="77777777" w:rsidR="00970B03" w:rsidRPr="00C64C7C" w:rsidRDefault="00970B03" w:rsidP="00A56003">
            <w:pPr>
              <w:rPr>
                <w:rFonts w:cs="Times New Roman"/>
                <w:b/>
                <w:color w:val="000000" w:themeColor="text1"/>
                <w:sz w:val="28"/>
                <w:szCs w:val="28"/>
              </w:rPr>
            </w:pPr>
          </w:p>
        </w:tc>
        <w:tc>
          <w:tcPr>
            <w:tcW w:w="643" w:type="pct"/>
            <w:vMerge/>
            <w:vAlign w:val="center"/>
          </w:tcPr>
          <w:p w14:paraId="08D421B1" w14:textId="77777777" w:rsidR="00970B03" w:rsidRPr="00C64C7C" w:rsidRDefault="00970B03" w:rsidP="00A56003">
            <w:pPr>
              <w:jc w:val="left"/>
              <w:rPr>
                <w:rFonts w:cs="Times New Roman"/>
                <w:b/>
                <w:color w:val="000000" w:themeColor="text1"/>
                <w:sz w:val="28"/>
                <w:szCs w:val="28"/>
              </w:rPr>
            </w:pPr>
          </w:p>
        </w:tc>
        <w:tc>
          <w:tcPr>
            <w:tcW w:w="1082" w:type="pct"/>
            <w:vAlign w:val="center"/>
          </w:tcPr>
          <w:p w14:paraId="4D1D2E16" w14:textId="77777777" w:rsidR="00970B03" w:rsidRPr="00C64C7C" w:rsidRDefault="00970B03" w:rsidP="00A56003">
            <w:pPr>
              <w:jc w:val="both"/>
              <w:rPr>
                <w:rFonts w:cs="Times New Roman"/>
                <w:b/>
                <w:color w:val="000000" w:themeColor="text1"/>
                <w:sz w:val="28"/>
                <w:szCs w:val="28"/>
              </w:rPr>
            </w:pPr>
            <w:r w:rsidRPr="00C64C7C">
              <w:rPr>
                <w:rFonts w:cs="Times New Roman"/>
                <w:color w:val="000000" w:themeColor="text1"/>
                <w:spacing w:val="-6"/>
                <w:sz w:val="28"/>
                <w:szCs w:val="28"/>
              </w:rPr>
              <w:t>3. Kĩ năng sử dụng</w:t>
            </w:r>
            <w:r w:rsidRPr="00C64C7C">
              <w:rPr>
                <w:rFonts w:cs="Times New Roman"/>
                <w:color w:val="000000" w:themeColor="text1"/>
                <w:sz w:val="28"/>
                <w:szCs w:val="28"/>
              </w:rPr>
              <w:t xml:space="preserve"> thiết bị số của mỗi công dân.</w:t>
            </w:r>
          </w:p>
        </w:tc>
        <w:tc>
          <w:tcPr>
            <w:tcW w:w="323" w:type="pct"/>
            <w:shd w:val="clear" w:color="auto" w:fill="auto"/>
            <w:vAlign w:val="center"/>
          </w:tcPr>
          <w:p w14:paraId="737DD0F7" w14:textId="77777777" w:rsidR="00970B03" w:rsidRPr="00C64C7C" w:rsidRDefault="00970B03" w:rsidP="00A56003">
            <w:pPr>
              <w:rPr>
                <w:rFonts w:cs="Times New Roman"/>
                <w:color w:val="000000" w:themeColor="text1"/>
                <w:sz w:val="28"/>
                <w:szCs w:val="28"/>
              </w:rPr>
            </w:pPr>
          </w:p>
        </w:tc>
        <w:tc>
          <w:tcPr>
            <w:tcW w:w="179" w:type="pct"/>
            <w:shd w:val="clear" w:color="auto" w:fill="auto"/>
            <w:vAlign w:val="center"/>
          </w:tcPr>
          <w:p w14:paraId="3A5C644B" w14:textId="77777777" w:rsidR="00970B03" w:rsidRPr="00C64C7C" w:rsidRDefault="00970B03" w:rsidP="00A56003">
            <w:pPr>
              <w:rPr>
                <w:rFonts w:cs="Times New Roman"/>
                <w:color w:val="000000" w:themeColor="text1"/>
                <w:sz w:val="28"/>
                <w:szCs w:val="28"/>
              </w:rPr>
            </w:pPr>
          </w:p>
        </w:tc>
        <w:tc>
          <w:tcPr>
            <w:tcW w:w="174" w:type="pct"/>
            <w:shd w:val="clear" w:color="auto" w:fill="auto"/>
            <w:vAlign w:val="center"/>
          </w:tcPr>
          <w:p w14:paraId="3CC67ECE" w14:textId="7BE27982" w:rsidR="00970B03" w:rsidRPr="00C64C7C" w:rsidRDefault="00970B03" w:rsidP="00A56003">
            <w:pPr>
              <w:rPr>
                <w:rFonts w:cs="Times New Roman"/>
                <w:color w:val="000000" w:themeColor="text1"/>
                <w:sz w:val="28"/>
                <w:szCs w:val="28"/>
              </w:rPr>
            </w:pPr>
          </w:p>
        </w:tc>
        <w:tc>
          <w:tcPr>
            <w:tcW w:w="304" w:type="pct"/>
            <w:gridSpan w:val="2"/>
            <w:shd w:val="clear" w:color="auto" w:fill="auto"/>
            <w:vAlign w:val="center"/>
          </w:tcPr>
          <w:p w14:paraId="25FB6E0B" w14:textId="77777777" w:rsidR="00970B03" w:rsidRPr="00C64C7C" w:rsidRDefault="00970B03" w:rsidP="00A56003">
            <w:pPr>
              <w:rPr>
                <w:rFonts w:cs="Times New Roman"/>
                <w:color w:val="000000" w:themeColor="text1"/>
                <w:sz w:val="28"/>
                <w:szCs w:val="28"/>
              </w:rPr>
            </w:pPr>
          </w:p>
        </w:tc>
        <w:tc>
          <w:tcPr>
            <w:tcW w:w="179" w:type="pct"/>
            <w:shd w:val="clear" w:color="auto" w:fill="auto"/>
            <w:vAlign w:val="center"/>
          </w:tcPr>
          <w:p w14:paraId="7A8022E5" w14:textId="77777777" w:rsidR="00970B03" w:rsidRPr="00C64C7C" w:rsidRDefault="00970B03" w:rsidP="00A56003">
            <w:pPr>
              <w:rPr>
                <w:rFonts w:cs="Times New Roman"/>
                <w:color w:val="000000" w:themeColor="text1"/>
                <w:sz w:val="28"/>
                <w:szCs w:val="28"/>
              </w:rPr>
            </w:pPr>
          </w:p>
        </w:tc>
        <w:tc>
          <w:tcPr>
            <w:tcW w:w="174" w:type="pct"/>
            <w:shd w:val="clear" w:color="auto" w:fill="auto"/>
            <w:vAlign w:val="center"/>
          </w:tcPr>
          <w:p w14:paraId="39B9613B" w14:textId="67491A3A" w:rsidR="00970B03" w:rsidRPr="00C64C7C" w:rsidRDefault="00970B03" w:rsidP="00A56003">
            <w:pPr>
              <w:rPr>
                <w:rFonts w:cs="Times New Roman"/>
                <w:color w:val="000000" w:themeColor="text1"/>
                <w:sz w:val="28"/>
                <w:szCs w:val="28"/>
              </w:rPr>
            </w:pPr>
          </w:p>
        </w:tc>
        <w:tc>
          <w:tcPr>
            <w:tcW w:w="303" w:type="pct"/>
            <w:gridSpan w:val="2"/>
            <w:shd w:val="clear" w:color="auto" w:fill="auto"/>
            <w:vAlign w:val="center"/>
          </w:tcPr>
          <w:p w14:paraId="237D8DB5" w14:textId="77777777" w:rsidR="00970B03" w:rsidRPr="00C64C7C" w:rsidRDefault="00970B03" w:rsidP="00A56003">
            <w:pPr>
              <w:rPr>
                <w:rFonts w:cs="Times New Roman"/>
                <w:color w:val="000000" w:themeColor="text1"/>
                <w:sz w:val="28"/>
                <w:szCs w:val="28"/>
              </w:rPr>
            </w:pPr>
          </w:p>
        </w:tc>
        <w:tc>
          <w:tcPr>
            <w:tcW w:w="179" w:type="pct"/>
            <w:shd w:val="clear" w:color="auto" w:fill="auto"/>
            <w:vAlign w:val="center"/>
          </w:tcPr>
          <w:p w14:paraId="17D3E7FB" w14:textId="6CD0DB64" w:rsidR="00970B03" w:rsidRPr="00C64C7C" w:rsidRDefault="00970B03" w:rsidP="00A56003">
            <w:pPr>
              <w:rPr>
                <w:rFonts w:cs="Times New Roman"/>
                <w:color w:val="000000" w:themeColor="text1"/>
                <w:sz w:val="28"/>
                <w:szCs w:val="28"/>
              </w:rPr>
            </w:pPr>
          </w:p>
        </w:tc>
        <w:tc>
          <w:tcPr>
            <w:tcW w:w="192" w:type="pct"/>
            <w:shd w:val="clear" w:color="auto" w:fill="auto"/>
            <w:vAlign w:val="center"/>
          </w:tcPr>
          <w:p w14:paraId="37774FF7" w14:textId="77777777" w:rsidR="00970B03" w:rsidRPr="00C64C7C" w:rsidRDefault="00970B03" w:rsidP="00A56003">
            <w:pPr>
              <w:rPr>
                <w:rFonts w:cs="Times New Roman"/>
                <w:color w:val="000000" w:themeColor="text1"/>
                <w:sz w:val="28"/>
                <w:szCs w:val="28"/>
              </w:rPr>
            </w:pPr>
          </w:p>
        </w:tc>
        <w:tc>
          <w:tcPr>
            <w:tcW w:w="274" w:type="pct"/>
            <w:shd w:val="clear" w:color="auto" w:fill="auto"/>
            <w:vAlign w:val="center"/>
          </w:tcPr>
          <w:p w14:paraId="6DE444E9" w14:textId="77777777" w:rsidR="00970B03" w:rsidRPr="00C64C7C" w:rsidRDefault="00970B03" w:rsidP="00A56003">
            <w:pPr>
              <w:rPr>
                <w:rFonts w:cs="Times New Roman"/>
                <w:color w:val="000000" w:themeColor="text1"/>
                <w:sz w:val="28"/>
                <w:szCs w:val="28"/>
              </w:rPr>
            </w:pPr>
          </w:p>
        </w:tc>
        <w:tc>
          <w:tcPr>
            <w:tcW w:w="171" w:type="pct"/>
            <w:shd w:val="clear" w:color="auto" w:fill="auto"/>
            <w:vAlign w:val="center"/>
          </w:tcPr>
          <w:p w14:paraId="77439104" w14:textId="4AE5D334" w:rsidR="00970B03" w:rsidRPr="00C64C7C" w:rsidRDefault="00970B03" w:rsidP="00A56003">
            <w:pPr>
              <w:rPr>
                <w:rFonts w:cs="Times New Roman"/>
                <w:color w:val="000000" w:themeColor="text1"/>
                <w:sz w:val="28"/>
                <w:szCs w:val="28"/>
              </w:rPr>
            </w:pPr>
          </w:p>
        </w:tc>
        <w:tc>
          <w:tcPr>
            <w:tcW w:w="266" w:type="pct"/>
            <w:shd w:val="clear" w:color="auto" w:fill="auto"/>
            <w:vAlign w:val="center"/>
          </w:tcPr>
          <w:p w14:paraId="761F41EF" w14:textId="76E4581A" w:rsidR="00970B03" w:rsidRPr="00C64C7C" w:rsidRDefault="00970B03" w:rsidP="00A56003">
            <w:pPr>
              <w:rPr>
                <w:rFonts w:cs="Times New Roman"/>
                <w:color w:val="000000" w:themeColor="text1"/>
                <w:sz w:val="28"/>
                <w:szCs w:val="28"/>
              </w:rPr>
            </w:pPr>
          </w:p>
        </w:tc>
        <w:tc>
          <w:tcPr>
            <w:tcW w:w="366" w:type="pct"/>
            <w:shd w:val="clear" w:color="auto" w:fill="auto"/>
            <w:vAlign w:val="center"/>
          </w:tcPr>
          <w:p w14:paraId="283154DA" w14:textId="3DC2D7FA" w:rsidR="00970B03" w:rsidRPr="00C64C7C" w:rsidRDefault="00970B03" w:rsidP="00591D8D">
            <w:pPr>
              <w:rPr>
                <w:rFonts w:cs="Times New Roman"/>
                <w:color w:val="000000" w:themeColor="text1"/>
                <w:sz w:val="28"/>
                <w:szCs w:val="28"/>
              </w:rPr>
            </w:pPr>
          </w:p>
        </w:tc>
      </w:tr>
      <w:tr w:rsidR="00F65F41" w:rsidRPr="00C64C7C" w14:paraId="7F8F9D62" w14:textId="77777777" w:rsidTr="00F65F41">
        <w:trPr>
          <w:trHeight w:val="589"/>
        </w:trPr>
        <w:tc>
          <w:tcPr>
            <w:tcW w:w="193" w:type="pct"/>
            <w:vMerge w:val="restart"/>
            <w:vAlign w:val="center"/>
          </w:tcPr>
          <w:p w14:paraId="60AFFFFA" w14:textId="77777777" w:rsidR="00F65F41" w:rsidRPr="00C64C7C" w:rsidRDefault="00F65F41" w:rsidP="00A56003">
            <w:pPr>
              <w:rPr>
                <w:rFonts w:cs="Times New Roman"/>
                <w:b/>
                <w:color w:val="000000" w:themeColor="text1"/>
                <w:sz w:val="28"/>
                <w:szCs w:val="28"/>
              </w:rPr>
            </w:pPr>
            <w:r w:rsidRPr="00C64C7C">
              <w:rPr>
                <w:rFonts w:cs="Times New Roman"/>
                <w:b/>
                <w:color w:val="000000" w:themeColor="text1"/>
                <w:sz w:val="28"/>
                <w:szCs w:val="28"/>
              </w:rPr>
              <w:t>2</w:t>
            </w:r>
          </w:p>
        </w:tc>
        <w:tc>
          <w:tcPr>
            <w:tcW w:w="643" w:type="pct"/>
            <w:vMerge w:val="restart"/>
            <w:vAlign w:val="center"/>
          </w:tcPr>
          <w:p w14:paraId="5AFBFF7F" w14:textId="77777777" w:rsidR="00F65F41" w:rsidRPr="00C64C7C" w:rsidRDefault="00F65F41" w:rsidP="00A56003">
            <w:pPr>
              <w:jc w:val="left"/>
              <w:rPr>
                <w:rFonts w:cs="Times New Roman"/>
                <w:b/>
                <w:color w:val="000000" w:themeColor="text1"/>
                <w:sz w:val="28"/>
                <w:szCs w:val="28"/>
              </w:rPr>
            </w:pPr>
            <w:r w:rsidRPr="00C64C7C">
              <w:rPr>
                <w:rFonts w:eastAsia="Calibri" w:cs="Times New Roman"/>
                <w:b/>
                <w:color w:val="000000" w:themeColor="text1"/>
                <w:sz w:val="28"/>
                <w:szCs w:val="28"/>
              </w:rPr>
              <w:t>Chủ đề B. Mạng máy tính và Internet</w:t>
            </w:r>
          </w:p>
        </w:tc>
        <w:tc>
          <w:tcPr>
            <w:tcW w:w="1082" w:type="pct"/>
            <w:vAlign w:val="center"/>
          </w:tcPr>
          <w:p w14:paraId="108597A3" w14:textId="77777777" w:rsidR="00F65F41" w:rsidRPr="00C64C7C" w:rsidRDefault="00F65F41" w:rsidP="00A56003">
            <w:pPr>
              <w:jc w:val="both"/>
              <w:rPr>
                <w:rFonts w:cs="Times New Roman"/>
                <w:b/>
                <w:color w:val="000000" w:themeColor="text1"/>
                <w:sz w:val="28"/>
                <w:szCs w:val="28"/>
              </w:rPr>
            </w:pPr>
            <w:r w:rsidRPr="00C64C7C">
              <w:rPr>
                <w:rFonts w:cs="Times New Roman"/>
                <w:color w:val="000000" w:themeColor="text1"/>
                <w:sz w:val="28"/>
                <w:szCs w:val="28"/>
              </w:rPr>
              <w:t>1. Khái niệm mạng máy tính, Internet, IoT. Phân loại mạng máy tính</w:t>
            </w:r>
          </w:p>
        </w:tc>
        <w:tc>
          <w:tcPr>
            <w:tcW w:w="323" w:type="pct"/>
            <w:shd w:val="clear" w:color="auto" w:fill="auto"/>
            <w:vAlign w:val="center"/>
          </w:tcPr>
          <w:p w14:paraId="7016FC4A" w14:textId="102CC3E1" w:rsidR="00F65F41" w:rsidRPr="00C64C7C" w:rsidRDefault="00F65F41" w:rsidP="00A56003">
            <w:pPr>
              <w:rPr>
                <w:rFonts w:cs="Times New Roman"/>
                <w:color w:val="000000" w:themeColor="text1"/>
                <w:sz w:val="28"/>
                <w:szCs w:val="28"/>
              </w:rPr>
            </w:pPr>
            <w:r w:rsidRPr="00C64C7C">
              <w:rPr>
                <w:rFonts w:cs="Times New Roman"/>
                <w:color w:val="000000" w:themeColor="text1"/>
                <w:sz w:val="28"/>
                <w:szCs w:val="28"/>
              </w:rPr>
              <w:t>4</w:t>
            </w:r>
          </w:p>
        </w:tc>
        <w:tc>
          <w:tcPr>
            <w:tcW w:w="179" w:type="pct"/>
            <w:shd w:val="clear" w:color="auto" w:fill="auto"/>
            <w:vAlign w:val="center"/>
          </w:tcPr>
          <w:p w14:paraId="69C66A22" w14:textId="77777777" w:rsidR="00F65F41" w:rsidRPr="00C64C7C" w:rsidRDefault="00F65F41" w:rsidP="00A56003">
            <w:pPr>
              <w:rPr>
                <w:rFonts w:cs="Times New Roman"/>
                <w:color w:val="000000" w:themeColor="text1"/>
                <w:sz w:val="28"/>
                <w:szCs w:val="28"/>
              </w:rPr>
            </w:pPr>
          </w:p>
        </w:tc>
        <w:tc>
          <w:tcPr>
            <w:tcW w:w="174" w:type="pct"/>
            <w:shd w:val="clear" w:color="auto" w:fill="auto"/>
            <w:vAlign w:val="center"/>
          </w:tcPr>
          <w:p w14:paraId="3CD985F0" w14:textId="65903ECF" w:rsidR="00F65F41" w:rsidRPr="00C64C7C" w:rsidRDefault="00F65F41" w:rsidP="00A56003">
            <w:pPr>
              <w:rPr>
                <w:rFonts w:cs="Times New Roman"/>
                <w:color w:val="000000" w:themeColor="text1"/>
                <w:sz w:val="28"/>
                <w:szCs w:val="28"/>
              </w:rPr>
            </w:pPr>
          </w:p>
        </w:tc>
        <w:tc>
          <w:tcPr>
            <w:tcW w:w="304" w:type="pct"/>
            <w:gridSpan w:val="2"/>
            <w:shd w:val="clear" w:color="auto" w:fill="auto"/>
            <w:vAlign w:val="center"/>
          </w:tcPr>
          <w:p w14:paraId="7FF4271E" w14:textId="01388637" w:rsidR="00F65F41" w:rsidRPr="00C64C7C" w:rsidRDefault="00F65F41" w:rsidP="00A56003">
            <w:pPr>
              <w:rPr>
                <w:rFonts w:cs="Times New Roman"/>
                <w:color w:val="000000" w:themeColor="text1"/>
                <w:sz w:val="28"/>
                <w:szCs w:val="28"/>
              </w:rPr>
            </w:pPr>
          </w:p>
        </w:tc>
        <w:tc>
          <w:tcPr>
            <w:tcW w:w="179" w:type="pct"/>
            <w:shd w:val="clear" w:color="auto" w:fill="auto"/>
            <w:vAlign w:val="center"/>
          </w:tcPr>
          <w:p w14:paraId="421CD5F6" w14:textId="61EAD4E6" w:rsidR="00F65F41" w:rsidRPr="00C64C7C" w:rsidRDefault="00F65F41" w:rsidP="00A56003">
            <w:pPr>
              <w:rPr>
                <w:rFonts w:cs="Times New Roman"/>
                <w:color w:val="000000" w:themeColor="text1"/>
                <w:sz w:val="28"/>
                <w:szCs w:val="28"/>
              </w:rPr>
            </w:pPr>
            <w:r>
              <w:rPr>
                <w:rFonts w:cs="Times New Roman"/>
                <w:color w:val="000000" w:themeColor="text1"/>
                <w:sz w:val="28"/>
                <w:szCs w:val="28"/>
              </w:rPr>
              <w:t>2 ý</w:t>
            </w:r>
          </w:p>
        </w:tc>
        <w:tc>
          <w:tcPr>
            <w:tcW w:w="174" w:type="pct"/>
            <w:shd w:val="clear" w:color="auto" w:fill="auto"/>
            <w:vAlign w:val="center"/>
          </w:tcPr>
          <w:p w14:paraId="548DAF6B" w14:textId="017A0BA1" w:rsidR="00F65F41" w:rsidRPr="00C64C7C" w:rsidRDefault="00F65F41" w:rsidP="00A56003">
            <w:pPr>
              <w:rPr>
                <w:rFonts w:cs="Times New Roman"/>
                <w:color w:val="000000" w:themeColor="text1"/>
                <w:sz w:val="28"/>
                <w:szCs w:val="28"/>
              </w:rPr>
            </w:pPr>
          </w:p>
        </w:tc>
        <w:tc>
          <w:tcPr>
            <w:tcW w:w="303" w:type="pct"/>
            <w:gridSpan w:val="2"/>
            <w:shd w:val="clear" w:color="auto" w:fill="auto"/>
            <w:vAlign w:val="center"/>
          </w:tcPr>
          <w:p w14:paraId="5256F3B9" w14:textId="77777777" w:rsidR="00F65F41" w:rsidRPr="00C64C7C" w:rsidRDefault="00F65F41" w:rsidP="00A56003">
            <w:pPr>
              <w:rPr>
                <w:rFonts w:cs="Times New Roman"/>
                <w:color w:val="000000" w:themeColor="text1"/>
                <w:sz w:val="28"/>
                <w:szCs w:val="28"/>
              </w:rPr>
            </w:pPr>
          </w:p>
        </w:tc>
        <w:tc>
          <w:tcPr>
            <w:tcW w:w="179" w:type="pct"/>
            <w:shd w:val="clear" w:color="auto" w:fill="auto"/>
            <w:vAlign w:val="center"/>
          </w:tcPr>
          <w:p w14:paraId="5A8F9015" w14:textId="3E6A8816" w:rsidR="00F65F41" w:rsidRPr="00C64C7C" w:rsidRDefault="003650D3" w:rsidP="00A56003">
            <w:pPr>
              <w:rPr>
                <w:rFonts w:cs="Times New Roman"/>
                <w:color w:val="000000" w:themeColor="text1"/>
                <w:sz w:val="28"/>
                <w:szCs w:val="28"/>
              </w:rPr>
            </w:pPr>
            <w:r>
              <w:rPr>
                <w:rFonts w:cs="Times New Roman"/>
                <w:color w:val="000000" w:themeColor="text1"/>
                <w:sz w:val="28"/>
                <w:szCs w:val="28"/>
              </w:rPr>
              <w:t>2</w:t>
            </w:r>
            <w:r w:rsidR="00F65F41">
              <w:rPr>
                <w:rFonts w:cs="Times New Roman"/>
                <w:color w:val="000000" w:themeColor="text1"/>
                <w:sz w:val="28"/>
                <w:szCs w:val="28"/>
              </w:rPr>
              <w:t xml:space="preserve"> ý</w:t>
            </w:r>
          </w:p>
        </w:tc>
        <w:tc>
          <w:tcPr>
            <w:tcW w:w="192" w:type="pct"/>
            <w:shd w:val="clear" w:color="auto" w:fill="auto"/>
            <w:vAlign w:val="center"/>
          </w:tcPr>
          <w:p w14:paraId="6F30BE99" w14:textId="77777777" w:rsidR="00F65F41" w:rsidRPr="00C64C7C" w:rsidRDefault="00F65F41" w:rsidP="001C6EDF">
            <w:pPr>
              <w:rPr>
                <w:rFonts w:cs="Times New Roman"/>
                <w:color w:val="000000" w:themeColor="text1"/>
                <w:sz w:val="28"/>
                <w:szCs w:val="28"/>
              </w:rPr>
            </w:pPr>
          </w:p>
          <w:p w14:paraId="50976B44" w14:textId="77777777" w:rsidR="00F65F41" w:rsidRPr="00C64C7C" w:rsidRDefault="00F65F41" w:rsidP="00A56003">
            <w:pPr>
              <w:rPr>
                <w:rFonts w:cs="Times New Roman"/>
                <w:color w:val="000000" w:themeColor="text1"/>
                <w:sz w:val="28"/>
                <w:szCs w:val="28"/>
              </w:rPr>
            </w:pPr>
          </w:p>
        </w:tc>
        <w:tc>
          <w:tcPr>
            <w:tcW w:w="274" w:type="pct"/>
            <w:shd w:val="clear" w:color="auto" w:fill="auto"/>
            <w:vAlign w:val="center"/>
          </w:tcPr>
          <w:p w14:paraId="649BDFCE" w14:textId="77777777" w:rsidR="00F65F41" w:rsidRPr="00C64C7C" w:rsidRDefault="00F65F41" w:rsidP="00A56003">
            <w:pPr>
              <w:rPr>
                <w:rFonts w:cs="Times New Roman"/>
                <w:color w:val="000000" w:themeColor="text1"/>
                <w:sz w:val="28"/>
                <w:szCs w:val="28"/>
              </w:rPr>
            </w:pPr>
          </w:p>
        </w:tc>
        <w:tc>
          <w:tcPr>
            <w:tcW w:w="171" w:type="pct"/>
            <w:shd w:val="clear" w:color="auto" w:fill="auto"/>
            <w:vAlign w:val="center"/>
          </w:tcPr>
          <w:p w14:paraId="5BFAF049" w14:textId="56A6D7DB" w:rsidR="00F65F41" w:rsidRPr="00C64C7C" w:rsidRDefault="00F65F41" w:rsidP="00A56003">
            <w:pPr>
              <w:rPr>
                <w:rFonts w:cs="Times New Roman"/>
                <w:color w:val="000000" w:themeColor="text1"/>
                <w:sz w:val="28"/>
                <w:szCs w:val="28"/>
              </w:rPr>
            </w:pPr>
          </w:p>
        </w:tc>
        <w:tc>
          <w:tcPr>
            <w:tcW w:w="266" w:type="pct"/>
            <w:shd w:val="clear" w:color="auto" w:fill="auto"/>
            <w:vAlign w:val="center"/>
          </w:tcPr>
          <w:p w14:paraId="44E0FF87" w14:textId="77777777" w:rsidR="00F65F41" w:rsidRPr="00C64C7C" w:rsidRDefault="00F65F41" w:rsidP="00A56003">
            <w:pPr>
              <w:rPr>
                <w:rFonts w:cs="Times New Roman"/>
                <w:color w:val="000000" w:themeColor="text1"/>
                <w:sz w:val="28"/>
                <w:szCs w:val="28"/>
              </w:rPr>
            </w:pPr>
          </w:p>
        </w:tc>
        <w:tc>
          <w:tcPr>
            <w:tcW w:w="366" w:type="pct"/>
            <w:shd w:val="clear" w:color="auto" w:fill="auto"/>
            <w:vAlign w:val="center"/>
          </w:tcPr>
          <w:p w14:paraId="06B7C42D" w14:textId="1276F652" w:rsidR="00F65F41" w:rsidRPr="00C64C7C" w:rsidRDefault="00F65F41" w:rsidP="00A56003">
            <w:pPr>
              <w:rPr>
                <w:rFonts w:cs="Times New Roman"/>
                <w:spacing w:val="-8"/>
                <w:sz w:val="28"/>
                <w:szCs w:val="28"/>
              </w:rPr>
            </w:pPr>
            <w:r w:rsidRPr="00C64C7C">
              <w:rPr>
                <w:rFonts w:cs="Times New Roman"/>
                <w:spacing w:val="-8"/>
                <w:sz w:val="28"/>
                <w:szCs w:val="28"/>
              </w:rPr>
              <w:t>2</w:t>
            </w:r>
            <w:r w:rsidRPr="00C64C7C">
              <w:rPr>
                <w:rFonts w:cs="Times New Roman"/>
                <w:spacing w:val="-8"/>
                <w:sz w:val="28"/>
                <w:szCs w:val="28"/>
                <w:lang w:val="vi-VN"/>
              </w:rPr>
              <w:t>0</w:t>
            </w:r>
            <w:r w:rsidRPr="00C64C7C">
              <w:rPr>
                <w:rFonts w:cs="Times New Roman"/>
                <w:spacing w:val="-8"/>
                <w:sz w:val="28"/>
                <w:szCs w:val="28"/>
              </w:rPr>
              <w:t>%</w:t>
            </w:r>
          </w:p>
          <w:p w14:paraId="52ED9590" w14:textId="3D07D92C" w:rsidR="00F65F41" w:rsidRPr="00C64C7C" w:rsidRDefault="00F65F41" w:rsidP="00A56003">
            <w:pPr>
              <w:rPr>
                <w:rFonts w:cs="Times New Roman"/>
                <w:color w:val="000000" w:themeColor="text1"/>
                <w:sz w:val="28"/>
                <w:szCs w:val="28"/>
              </w:rPr>
            </w:pPr>
            <w:r w:rsidRPr="00C64C7C">
              <w:rPr>
                <w:rFonts w:cs="Times New Roman"/>
                <w:spacing w:val="-8"/>
                <w:sz w:val="28"/>
                <w:szCs w:val="28"/>
              </w:rPr>
              <w:t>(2 điểm)</w:t>
            </w:r>
          </w:p>
        </w:tc>
      </w:tr>
      <w:tr w:rsidR="00F65F41" w:rsidRPr="00C64C7C" w14:paraId="7915E1C6" w14:textId="77777777" w:rsidTr="00F65F41">
        <w:trPr>
          <w:trHeight w:val="589"/>
        </w:trPr>
        <w:tc>
          <w:tcPr>
            <w:tcW w:w="193" w:type="pct"/>
            <w:vMerge/>
            <w:vAlign w:val="center"/>
          </w:tcPr>
          <w:p w14:paraId="700894F7" w14:textId="77777777" w:rsidR="00F65F41" w:rsidRPr="00C64C7C" w:rsidRDefault="00F65F41" w:rsidP="008C492C">
            <w:pPr>
              <w:rPr>
                <w:rFonts w:cs="Times New Roman"/>
                <w:b/>
                <w:color w:val="000000" w:themeColor="text1"/>
                <w:sz w:val="28"/>
                <w:szCs w:val="28"/>
              </w:rPr>
            </w:pPr>
          </w:p>
        </w:tc>
        <w:tc>
          <w:tcPr>
            <w:tcW w:w="643" w:type="pct"/>
            <w:vMerge/>
            <w:vAlign w:val="center"/>
          </w:tcPr>
          <w:p w14:paraId="1447B5A7" w14:textId="77777777" w:rsidR="00F65F41" w:rsidRPr="00C64C7C" w:rsidRDefault="00F65F41" w:rsidP="008C492C">
            <w:pPr>
              <w:jc w:val="left"/>
              <w:rPr>
                <w:rFonts w:eastAsia="Calibri" w:cs="Times New Roman"/>
                <w:b/>
                <w:color w:val="000000" w:themeColor="text1"/>
                <w:sz w:val="28"/>
                <w:szCs w:val="28"/>
                <w:shd w:val="clear" w:color="auto" w:fill="FFFFFF"/>
                <w:lang w:val="vi-VN"/>
              </w:rPr>
            </w:pPr>
          </w:p>
        </w:tc>
        <w:tc>
          <w:tcPr>
            <w:tcW w:w="1082" w:type="pct"/>
            <w:vAlign w:val="center"/>
          </w:tcPr>
          <w:p w14:paraId="1E108D21" w14:textId="770AA418" w:rsidR="00F65F41" w:rsidRPr="00C64C7C" w:rsidRDefault="00F65F41" w:rsidP="008C492C">
            <w:pPr>
              <w:keepLines/>
              <w:spacing w:after="120"/>
              <w:jc w:val="both"/>
              <w:rPr>
                <w:rFonts w:cs="Times New Roman"/>
                <w:color w:val="000000" w:themeColor="text1"/>
                <w:sz w:val="28"/>
                <w:szCs w:val="28"/>
              </w:rPr>
            </w:pPr>
            <w:r w:rsidRPr="00C64C7C">
              <w:rPr>
                <w:rFonts w:cs="Times New Roman"/>
                <w:color w:val="000000" w:themeColor="text1"/>
                <w:sz w:val="28"/>
                <w:szCs w:val="28"/>
              </w:rPr>
              <w:t>2. S</w:t>
            </w:r>
            <w:r w:rsidRPr="00C64C7C">
              <w:rPr>
                <w:rFonts w:cs="Times New Roman"/>
                <w:color w:val="000000" w:themeColor="text1"/>
                <w:sz w:val="28"/>
                <w:szCs w:val="28"/>
                <w:lang w:val="vi-VN"/>
              </w:rPr>
              <w:t xml:space="preserve">ử dụng dịch vụ web. </w:t>
            </w:r>
            <w:r w:rsidRPr="00C64C7C">
              <w:rPr>
                <w:rFonts w:eastAsia="Calibri" w:cs="Times New Roman"/>
                <w:color w:val="000000" w:themeColor="text1"/>
                <w:sz w:val="28"/>
                <w:szCs w:val="28"/>
              </w:rPr>
              <w:t>Tự bảo vệ khi tham gia mạng</w:t>
            </w:r>
          </w:p>
        </w:tc>
        <w:tc>
          <w:tcPr>
            <w:tcW w:w="323" w:type="pct"/>
            <w:shd w:val="clear" w:color="auto" w:fill="auto"/>
            <w:vAlign w:val="center"/>
          </w:tcPr>
          <w:p w14:paraId="7C02ED12" w14:textId="264E6683" w:rsidR="00F65F41" w:rsidRPr="00C64C7C" w:rsidRDefault="007803AA" w:rsidP="008C492C">
            <w:pPr>
              <w:rPr>
                <w:rFonts w:cs="Times New Roman"/>
                <w:color w:val="000000" w:themeColor="text1"/>
                <w:sz w:val="28"/>
                <w:szCs w:val="28"/>
              </w:rPr>
            </w:pPr>
            <w:r>
              <w:rPr>
                <w:rFonts w:cs="Times New Roman"/>
                <w:color w:val="000000" w:themeColor="text1"/>
                <w:sz w:val="28"/>
                <w:szCs w:val="28"/>
              </w:rPr>
              <w:t>4</w:t>
            </w:r>
          </w:p>
        </w:tc>
        <w:tc>
          <w:tcPr>
            <w:tcW w:w="179" w:type="pct"/>
            <w:shd w:val="clear" w:color="auto" w:fill="auto"/>
            <w:vAlign w:val="center"/>
          </w:tcPr>
          <w:p w14:paraId="6D8D6CB5" w14:textId="77777777" w:rsidR="00F65F41" w:rsidRPr="00C64C7C" w:rsidRDefault="00F65F41" w:rsidP="008C492C">
            <w:pPr>
              <w:rPr>
                <w:rFonts w:cs="Times New Roman"/>
                <w:color w:val="000000" w:themeColor="text1"/>
                <w:sz w:val="28"/>
                <w:szCs w:val="28"/>
              </w:rPr>
            </w:pPr>
          </w:p>
        </w:tc>
        <w:tc>
          <w:tcPr>
            <w:tcW w:w="174" w:type="pct"/>
            <w:shd w:val="clear" w:color="auto" w:fill="auto"/>
            <w:vAlign w:val="center"/>
          </w:tcPr>
          <w:p w14:paraId="174DD3B0" w14:textId="60F68D09" w:rsidR="00F65F41" w:rsidRPr="00C64C7C" w:rsidRDefault="00F65F41" w:rsidP="008C492C">
            <w:pPr>
              <w:rPr>
                <w:rFonts w:cs="Times New Roman"/>
                <w:color w:val="000000" w:themeColor="text1"/>
                <w:sz w:val="28"/>
                <w:szCs w:val="28"/>
              </w:rPr>
            </w:pPr>
          </w:p>
        </w:tc>
        <w:tc>
          <w:tcPr>
            <w:tcW w:w="304" w:type="pct"/>
            <w:gridSpan w:val="2"/>
            <w:shd w:val="clear" w:color="auto" w:fill="auto"/>
            <w:vAlign w:val="center"/>
          </w:tcPr>
          <w:p w14:paraId="1FBEBC10" w14:textId="4D42FF10" w:rsidR="00F65F41" w:rsidRPr="00C64C7C" w:rsidRDefault="00F65F41" w:rsidP="008C492C">
            <w:pPr>
              <w:rPr>
                <w:rFonts w:cs="Times New Roman"/>
                <w:color w:val="000000" w:themeColor="text1"/>
                <w:sz w:val="28"/>
                <w:szCs w:val="28"/>
              </w:rPr>
            </w:pPr>
          </w:p>
        </w:tc>
        <w:tc>
          <w:tcPr>
            <w:tcW w:w="179" w:type="pct"/>
            <w:shd w:val="clear" w:color="auto" w:fill="auto"/>
            <w:vAlign w:val="center"/>
          </w:tcPr>
          <w:p w14:paraId="2E8D6575" w14:textId="77777777" w:rsidR="00F65F41" w:rsidRPr="00C64C7C" w:rsidRDefault="00F65F41" w:rsidP="008C492C">
            <w:pPr>
              <w:rPr>
                <w:rFonts w:cs="Times New Roman"/>
                <w:color w:val="000000" w:themeColor="text1"/>
                <w:sz w:val="28"/>
                <w:szCs w:val="28"/>
              </w:rPr>
            </w:pPr>
          </w:p>
        </w:tc>
        <w:tc>
          <w:tcPr>
            <w:tcW w:w="174" w:type="pct"/>
            <w:shd w:val="clear" w:color="auto" w:fill="auto"/>
            <w:vAlign w:val="center"/>
          </w:tcPr>
          <w:p w14:paraId="73418355" w14:textId="7547598A" w:rsidR="00F65F41" w:rsidRPr="00C64C7C" w:rsidRDefault="003650D3" w:rsidP="008C492C">
            <w:pPr>
              <w:rPr>
                <w:rFonts w:cs="Times New Roman"/>
                <w:color w:val="000000" w:themeColor="text1"/>
                <w:sz w:val="28"/>
                <w:szCs w:val="28"/>
              </w:rPr>
            </w:pPr>
            <w:r>
              <w:rPr>
                <w:rFonts w:cs="Times New Roman"/>
                <w:color w:val="000000" w:themeColor="text1"/>
                <w:sz w:val="28"/>
                <w:szCs w:val="28"/>
              </w:rPr>
              <w:t>1</w:t>
            </w:r>
          </w:p>
        </w:tc>
        <w:tc>
          <w:tcPr>
            <w:tcW w:w="303" w:type="pct"/>
            <w:gridSpan w:val="2"/>
            <w:shd w:val="clear" w:color="auto" w:fill="auto"/>
            <w:vAlign w:val="center"/>
          </w:tcPr>
          <w:p w14:paraId="2CC34178" w14:textId="77777777" w:rsidR="00F65F41" w:rsidRPr="00C64C7C" w:rsidRDefault="00F65F41" w:rsidP="008C492C">
            <w:pPr>
              <w:rPr>
                <w:rFonts w:cs="Times New Roman"/>
                <w:color w:val="000000" w:themeColor="text1"/>
                <w:sz w:val="28"/>
                <w:szCs w:val="28"/>
              </w:rPr>
            </w:pPr>
          </w:p>
        </w:tc>
        <w:tc>
          <w:tcPr>
            <w:tcW w:w="179" w:type="pct"/>
            <w:shd w:val="clear" w:color="auto" w:fill="auto"/>
            <w:vAlign w:val="center"/>
          </w:tcPr>
          <w:p w14:paraId="335845B2" w14:textId="17DDA302" w:rsidR="00F65F41" w:rsidRPr="00C64C7C" w:rsidRDefault="00F65F41" w:rsidP="008C492C">
            <w:pPr>
              <w:rPr>
                <w:rFonts w:cs="Times New Roman"/>
                <w:color w:val="000000" w:themeColor="text1"/>
                <w:sz w:val="28"/>
                <w:szCs w:val="28"/>
              </w:rPr>
            </w:pPr>
          </w:p>
        </w:tc>
        <w:tc>
          <w:tcPr>
            <w:tcW w:w="192" w:type="pct"/>
            <w:shd w:val="clear" w:color="auto" w:fill="auto"/>
            <w:vAlign w:val="center"/>
          </w:tcPr>
          <w:p w14:paraId="5C769434" w14:textId="46ED31CB" w:rsidR="00F65F41" w:rsidRPr="00C64C7C" w:rsidRDefault="00F65F41" w:rsidP="008C492C">
            <w:pPr>
              <w:rPr>
                <w:rFonts w:cs="Times New Roman"/>
                <w:color w:val="000000" w:themeColor="text1"/>
                <w:sz w:val="28"/>
                <w:szCs w:val="28"/>
              </w:rPr>
            </w:pPr>
          </w:p>
        </w:tc>
        <w:tc>
          <w:tcPr>
            <w:tcW w:w="274" w:type="pct"/>
            <w:shd w:val="clear" w:color="auto" w:fill="auto"/>
            <w:vAlign w:val="center"/>
          </w:tcPr>
          <w:p w14:paraId="5937C41A" w14:textId="77777777" w:rsidR="00F65F41" w:rsidRPr="00C64C7C" w:rsidRDefault="00F65F41" w:rsidP="008C492C">
            <w:pPr>
              <w:rPr>
                <w:rFonts w:cs="Times New Roman"/>
                <w:color w:val="000000" w:themeColor="text1"/>
                <w:sz w:val="28"/>
                <w:szCs w:val="28"/>
              </w:rPr>
            </w:pPr>
          </w:p>
        </w:tc>
        <w:tc>
          <w:tcPr>
            <w:tcW w:w="171" w:type="pct"/>
            <w:shd w:val="clear" w:color="auto" w:fill="auto"/>
            <w:vAlign w:val="center"/>
          </w:tcPr>
          <w:p w14:paraId="4C20873A" w14:textId="734FD8A9" w:rsidR="00F65F41" w:rsidRPr="00C64C7C" w:rsidRDefault="00F65F41" w:rsidP="008C492C">
            <w:pPr>
              <w:rPr>
                <w:rFonts w:cs="Times New Roman"/>
                <w:color w:val="000000" w:themeColor="text1"/>
                <w:sz w:val="28"/>
                <w:szCs w:val="28"/>
              </w:rPr>
            </w:pPr>
          </w:p>
        </w:tc>
        <w:tc>
          <w:tcPr>
            <w:tcW w:w="266" w:type="pct"/>
            <w:shd w:val="clear" w:color="auto" w:fill="auto"/>
            <w:vAlign w:val="center"/>
          </w:tcPr>
          <w:p w14:paraId="16F08AF9" w14:textId="77777777" w:rsidR="00F65F41" w:rsidRPr="00C64C7C" w:rsidRDefault="00F65F41" w:rsidP="008C492C">
            <w:pPr>
              <w:rPr>
                <w:rFonts w:cs="Times New Roman"/>
                <w:color w:val="000000" w:themeColor="text1"/>
                <w:sz w:val="28"/>
                <w:szCs w:val="28"/>
              </w:rPr>
            </w:pPr>
          </w:p>
        </w:tc>
        <w:tc>
          <w:tcPr>
            <w:tcW w:w="366" w:type="pct"/>
            <w:shd w:val="clear" w:color="auto" w:fill="auto"/>
            <w:vAlign w:val="center"/>
          </w:tcPr>
          <w:p w14:paraId="1139C4DC" w14:textId="4A005850" w:rsidR="00F65F41" w:rsidRPr="00C64C7C" w:rsidRDefault="00F65F41" w:rsidP="008C492C">
            <w:pPr>
              <w:rPr>
                <w:rFonts w:cs="Times New Roman"/>
                <w:spacing w:val="-8"/>
                <w:sz w:val="28"/>
                <w:szCs w:val="28"/>
              </w:rPr>
            </w:pPr>
            <w:r w:rsidRPr="00C64C7C">
              <w:rPr>
                <w:rFonts w:cs="Times New Roman"/>
                <w:spacing w:val="-8"/>
                <w:sz w:val="28"/>
                <w:szCs w:val="28"/>
              </w:rPr>
              <w:t>20 %</w:t>
            </w:r>
          </w:p>
          <w:p w14:paraId="25103033" w14:textId="7066C993" w:rsidR="00F65F41" w:rsidRPr="00C64C7C" w:rsidRDefault="00F65F41" w:rsidP="008C492C">
            <w:pPr>
              <w:rPr>
                <w:rFonts w:cs="Times New Roman"/>
                <w:spacing w:val="-8"/>
                <w:sz w:val="28"/>
                <w:szCs w:val="28"/>
              </w:rPr>
            </w:pPr>
            <w:r w:rsidRPr="00C64C7C">
              <w:rPr>
                <w:rFonts w:cs="Times New Roman"/>
                <w:spacing w:val="-8"/>
                <w:sz w:val="28"/>
                <w:szCs w:val="28"/>
              </w:rPr>
              <w:t>(2 điểm)</w:t>
            </w:r>
          </w:p>
        </w:tc>
      </w:tr>
      <w:tr w:rsidR="00F65F41" w:rsidRPr="00C64C7C" w14:paraId="0783D7FF" w14:textId="77777777" w:rsidTr="00F65F41">
        <w:trPr>
          <w:trHeight w:val="589"/>
        </w:trPr>
        <w:tc>
          <w:tcPr>
            <w:tcW w:w="193" w:type="pct"/>
            <w:vAlign w:val="center"/>
          </w:tcPr>
          <w:p w14:paraId="087CC74F" w14:textId="77777777" w:rsidR="00F65F41" w:rsidRPr="00C64C7C" w:rsidRDefault="00F65F41" w:rsidP="008C492C">
            <w:pPr>
              <w:rPr>
                <w:rFonts w:cs="Times New Roman"/>
                <w:b/>
                <w:color w:val="000000" w:themeColor="text1"/>
                <w:sz w:val="28"/>
                <w:szCs w:val="28"/>
              </w:rPr>
            </w:pPr>
            <w:r w:rsidRPr="00C64C7C">
              <w:rPr>
                <w:rFonts w:cs="Times New Roman"/>
                <w:b/>
                <w:color w:val="000000" w:themeColor="text1"/>
                <w:sz w:val="28"/>
                <w:szCs w:val="28"/>
              </w:rPr>
              <w:t>3</w:t>
            </w:r>
          </w:p>
        </w:tc>
        <w:tc>
          <w:tcPr>
            <w:tcW w:w="643" w:type="pct"/>
            <w:vAlign w:val="center"/>
          </w:tcPr>
          <w:p w14:paraId="35F6D15B" w14:textId="77777777" w:rsidR="00F65F41" w:rsidRPr="00C64C7C" w:rsidRDefault="00F65F41" w:rsidP="008C492C">
            <w:pPr>
              <w:jc w:val="left"/>
              <w:rPr>
                <w:rFonts w:cs="Times New Roman"/>
                <w:b/>
                <w:color w:val="000000" w:themeColor="text1"/>
                <w:sz w:val="28"/>
                <w:szCs w:val="28"/>
              </w:rPr>
            </w:pPr>
            <w:r w:rsidRPr="00C64C7C">
              <w:rPr>
                <w:rFonts w:eastAsia="Calibri" w:cs="Times New Roman"/>
                <w:b/>
                <w:color w:val="000000" w:themeColor="text1"/>
                <w:sz w:val="28"/>
                <w:szCs w:val="28"/>
                <w:shd w:val="clear" w:color="auto" w:fill="FFFFFF"/>
                <w:lang w:val="vi-VN"/>
              </w:rPr>
              <w:t xml:space="preserve">Chủ đề D. Đạo đức, pháp </w:t>
            </w:r>
            <w:r w:rsidRPr="00C64C7C">
              <w:rPr>
                <w:rFonts w:eastAsia="Calibri" w:cs="Times New Roman"/>
                <w:b/>
                <w:color w:val="000000" w:themeColor="text1"/>
                <w:sz w:val="28"/>
                <w:szCs w:val="28"/>
                <w:shd w:val="clear" w:color="auto" w:fill="FFFFFF"/>
                <w:lang w:val="vi-VN"/>
              </w:rPr>
              <w:lastRenderedPageBreak/>
              <w:t>luật và văn hoá trong môi trường số</w:t>
            </w:r>
          </w:p>
        </w:tc>
        <w:tc>
          <w:tcPr>
            <w:tcW w:w="1082" w:type="pct"/>
            <w:vAlign w:val="center"/>
          </w:tcPr>
          <w:p w14:paraId="58CA579D" w14:textId="1B00613B" w:rsidR="00F65F41" w:rsidRPr="00C64C7C" w:rsidRDefault="00F65F41" w:rsidP="007E5F6C">
            <w:pPr>
              <w:keepLines/>
              <w:spacing w:after="120"/>
              <w:jc w:val="left"/>
              <w:rPr>
                <w:rFonts w:cs="Times New Roman"/>
                <w:color w:val="000000" w:themeColor="text1"/>
                <w:sz w:val="28"/>
                <w:szCs w:val="28"/>
              </w:rPr>
            </w:pPr>
            <w:r w:rsidRPr="00C64C7C">
              <w:rPr>
                <w:rFonts w:cs="Times New Roman"/>
                <w:color w:val="000000" w:themeColor="text1"/>
                <w:sz w:val="28"/>
                <w:szCs w:val="28"/>
              </w:rPr>
              <w:lastRenderedPageBreak/>
              <w:t xml:space="preserve">1. </w:t>
            </w:r>
            <w:r w:rsidRPr="00C64C7C">
              <w:rPr>
                <w:rFonts w:cs="Times New Roman"/>
                <w:color w:val="000000" w:themeColor="text1"/>
                <w:sz w:val="28"/>
                <w:szCs w:val="28"/>
                <w:lang w:val="vi-VN"/>
              </w:rPr>
              <w:t>Nghĩa vụ tuân thủ pháp lí trong môi trường số</w:t>
            </w:r>
          </w:p>
        </w:tc>
        <w:tc>
          <w:tcPr>
            <w:tcW w:w="323" w:type="pct"/>
            <w:shd w:val="clear" w:color="auto" w:fill="auto"/>
            <w:vAlign w:val="center"/>
          </w:tcPr>
          <w:p w14:paraId="65900DC8" w14:textId="6E7CFCDD" w:rsidR="00F65F41" w:rsidRPr="00C64C7C" w:rsidRDefault="00F3155C" w:rsidP="008C492C">
            <w:pPr>
              <w:rPr>
                <w:rFonts w:cs="Times New Roman"/>
                <w:color w:val="000000" w:themeColor="text1"/>
                <w:sz w:val="28"/>
                <w:szCs w:val="28"/>
              </w:rPr>
            </w:pPr>
            <w:r>
              <w:rPr>
                <w:rFonts w:cs="Times New Roman"/>
                <w:color w:val="000000" w:themeColor="text1"/>
                <w:sz w:val="28"/>
                <w:szCs w:val="28"/>
              </w:rPr>
              <w:t>2</w:t>
            </w:r>
          </w:p>
        </w:tc>
        <w:tc>
          <w:tcPr>
            <w:tcW w:w="179" w:type="pct"/>
            <w:shd w:val="clear" w:color="auto" w:fill="auto"/>
            <w:vAlign w:val="center"/>
          </w:tcPr>
          <w:p w14:paraId="6F77C612" w14:textId="77777777" w:rsidR="00F65F41" w:rsidRPr="00C64C7C" w:rsidRDefault="00F65F41" w:rsidP="008C492C">
            <w:pPr>
              <w:rPr>
                <w:rFonts w:cs="Times New Roman"/>
                <w:color w:val="000000" w:themeColor="text1"/>
                <w:sz w:val="28"/>
                <w:szCs w:val="28"/>
              </w:rPr>
            </w:pPr>
          </w:p>
        </w:tc>
        <w:tc>
          <w:tcPr>
            <w:tcW w:w="174" w:type="pct"/>
            <w:shd w:val="clear" w:color="auto" w:fill="auto"/>
            <w:vAlign w:val="center"/>
          </w:tcPr>
          <w:p w14:paraId="626D9323" w14:textId="05C4F1AA" w:rsidR="00F65F41" w:rsidRPr="00C64C7C" w:rsidRDefault="00F65F41" w:rsidP="008C492C">
            <w:pPr>
              <w:rPr>
                <w:rFonts w:cs="Times New Roman"/>
                <w:color w:val="000000" w:themeColor="text1"/>
                <w:sz w:val="28"/>
                <w:szCs w:val="28"/>
              </w:rPr>
            </w:pPr>
          </w:p>
        </w:tc>
        <w:tc>
          <w:tcPr>
            <w:tcW w:w="304" w:type="pct"/>
            <w:gridSpan w:val="2"/>
            <w:shd w:val="clear" w:color="auto" w:fill="auto"/>
            <w:vAlign w:val="center"/>
          </w:tcPr>
          <w:p w14:paraId="20B28B9F" w14:textId="3B88FE02" w:rsidR="00F65F41" w:rsidRPr="00C64C7C" w:rsidRDefault="00F3155C" w:rsidP="008C492C">
            <w:pPr>
              <w:rPr>
                <w:rFonts w:cs="Times New Roman"/>
                <w:color w:val="000000" w:themeColor="text1"/>
                <w:sz w:val="28"/>
                <w:szCs w:val="28"/>
              </w:rPr>
            </w:pPr>
            <w:r>
              <w:rPr>
                <w:rFonts w:cs="Times New Roman"/>
                <w:color w:val="000000" w:themeColor="text1"/>
                <w:sz w:val="28"/>
                <w:szCs w:val="28"/>
              </w:rPr>
              <w:t>2</w:t>
            </w:r>
          </w:p>
        </w:tc>
        <w:tc>
          <w:tcPr>
            <w:tcW w:w="179" w:type="pct"/>
            <w:shd w:val="clear" w:color="auto" w:fill="auto"/>
            <w:vAlign w:val="center"/>
          </w:tcPr>
          <w:p w14:paraId="1D627672" w14:textId="77777777" w:rsidR="00F65F41" w:rsidRPr="00C64C7C" w:rsidRDefault="00F65F41" w:rsidP="008C492C">
            <w:pPr>
              <w:rPr>
                <w:rFonts w:cs="Times New Roman"/>
                <w:color w:val="000000" w:themeColor="text1"/>
                <w:sz w:val="28"/>
                <w:szCs w:val="28"/>
              </w:rPr>
            </w:pPr>
          </w:p>
        </w:tc>
        <w:tc>
          <w:tcPr>
            <w:tcW w:w="174" w:type="pct"/>
            <w:shd w:val="clear" w:color="auto" w:fill="auto"/>
            <w:vAlign w:val="center"/>
          </w:tcPr>
          <w:p w14:paraId="7CA3076F" w14:textId="09B91B8C" w:rsidR="00F65F41" w:rsidRPr="00C64C7C" w:rsidRDefault="00F65F41" w:rsidP="008C492C">
            <w:pPr>
              <w:rPr>
                <w:rFonts w:cs="Times New Roman"/>
                <w:color w:val="000000" w:themeColor="text1"/>
                <w:sz w:val="28"/>
                <w:szCs w:val="28"/>
              </w:rPr>
            </w:pPr>
          </w:p>
        </w:tc>
        <w:tc>
          <w:tcPr>
            <w:tcW w:w="303" w:type="pct"/>
            <w:gridSpan w:val="2"/>
            <w:shd w:val="clear" w:color="auto" w:fill="auto"/>
            <w:vAlign w:val="center"/>
          </w:tcPr>
          <w:p w14:paraId="67B14CD6" w14:textId="77777777" w:rsidR="00F65F41" w:rsidRPr="00C64C7C" w:rsidRDefault="00F65F41" w:rsidP="008C492C">
            <w:pPr>
              <w:rPr>
                <w:rFonts w:cs="Times New Roman"/>
                <w:color w:val="000000" w:themeColor="text1"/>
                <w:sz w:val="28"/>
                <w:szCs w:val="28"/>
              </w:rPr>
            </w:pPr>
          </w:p>
        </w:tc>
        <w:tc>
          <w:tcPr>
            <w:tcW w:w="179" w:type="pct"/>
            <w:shd w:val="clear" w:color="auto" w:fill="auto"/>
            <w:vAlign w:val="center"/>
          </w:tcPr>
          <w:p w14:paraId="156121C4" w14:textId="4E993C76" w:rsidR="00F65F41" w:rsidRPr="00C64C7C" w:rsidRDefault="00F65F41" w:rsidP="008C492C">
            <w:pPr>
              <w:rPr>
                <w:rFonts w:cs="Times New Roman"/>
                <w:color w:val="000000" w:themeColor="text1"/>
                <w:sz w:val="28"/>
                <w:szCs w:val="28"/>
              </w:rPr>
            </w:pPr>
          </w:p>
        </w:tc>
        <w:tc>
          <w:tcPr>
            <w:tcW w:w="192" w:type="pct"/>
            <w:shd w:val="clear" w:color="auto" w:fill="auto"/>
            <w:vAlign w:val="center"/>
          </w:tcPr>
          <w:p w14:paraId="4A591A2B" w14:textId="77777777" w:rsidR="00F65F41" w:rsidRPr="00C64C7C" w:rsidRDefault="00F65F41" w:rsidP="008C492C">
            <w:pPr>
              <w:rPr>
                <w:rFonts w:cs="Times New Roman"/>
                <w:color w:val="000000" w:themeColor="text1"/>
                <w:sz w:val="28"/>
                <w:szCs w:val="28"/>
              </w:rPr>
            </w:pPr>
          </w:p>
        </w:tc>
        <w:tc>
          <w:tcPr>
            <w:tcW w:w="274" w:type="pct"/>
            <w:shd w:val="clear" w:color="auto" w:fill="auto"/>
            <w:vAlign w:val="center"/>
          </w:tcPr>
          <w:p w14:paraId="6B067F55" w14:textId="77777777" w:rsidR="00F65F41" w:rsidRPr="00C64C7C" w:rsidRDefault="00F65F41" w:rsidP="008C492C">
            <w:pPr>
              <w:rPr>
                <w:rFonts w:cs="Times New Roman"/>
                <w:color w:val="000000" w:themeColor="text1"/>
                <w:sz w:val="28"/>
                <w:szCs w:val="28"/>
              </w:rPr>
            </w:pPr>
          </w:p>
        </w:tc>
        <w:tc>
          <w:tcPr>
            <w:tcW w:w="171" w:type="pct"/>
            <w:shd w:val="clear" w:color="auto" w:fill="auto"/>
            <w:vAlign w:val="center"/>
          </w:tcPr>
          <w:p w14:paraId="574DC5C7" w14:textId="0F0C6EE2" w:rsidR="00F65F41" w:rsidRPr="00C64C7C" w:rsidRDefault="00F65F41" w:rsidP="008C492C">
            <w:pPr>
              <w:rPr>
                <w:rFonts w:cs="Times New Roman"/>
                <w:color w:val="000000" w:themeColor="text1"/>
                <w:sz w:val="28"/>
                <w:szCs w:val="28"/>
              </w:rPr>
            </w:pPr>
          </w:p>
        </w:tc>
        <w:tc>
          <w:tcPr>
            <w:tcW w:w="266" w:type="pct"/>
            <w:shd w:val="clear" w:color="auto" w:fill="auto"/>
            <w:vAlign w:val="center"/>
          </w:tcPr>
          <w:p w14:paraId="5DA93B2F" w14:textId="630174DE" w:rsidR="00F65F41" w:rsidRPr="00C64C7C" w:rsidRDefault="00F65F41" w:rsidP="008C492C">
            <w:pPr>
              <w:rPr>
                <w:rFonts w:cs="Times New Roman"/>
                <w:color w:val="000000" w:themeColor="text1"/>
                <w:sz w:val="28"/>
                <w:szCs w:val="28"/>
              </w:rPr>
            </w:pPr>
            <w:r w:rsidRPr="00C64C7C">
              <w:rPr>
                <w:rFonts w:cs="Times New Roman"/>
                <w:color w:val="000000" w:themeColor="text1"/>
                <w:sz w:val="28"/>
                <w:szCs w:val="28"/>
              </w:rPr>
              <w:t>1</w:t>
            </w:r>
          </w:p>
        </w:tc>
        <w:tc>
          <w:tcPr>
            <w:tcW w:w="366" w:type="pct"/>
            <w:shd w:val="clear" w:color="auto" w:fill="auto"/>
            <w:vAlign w:val="center"/>
          </w:tcPr>
          <w:p w14:paraId="40505663" w14:textId="62262804" w:rsidR="00F65F41" w:rsidRPr="00C64C7C" w:rsidRDefault="00F3155C" w:rsidP="008C492C">
            <w:pPr>
              <w:rPr>
                <w:rFonts w:cs="Times New Roman"/>
                <w:spacing w:val="-8"/>
                <w:sz w:val="28"/>
                <w:szCs w:val="28"/>
              </w:rPr>
            </w:pPr>
            <w:r>
              <w:rPr>
                <w:rFonts w:cs="Times New Roman"/>
                <w:spacing w:val="-8"/>
                <w:sz w:val="28"/>
                <w:szCs w:val="28"/>
              </w:rPr>
              <w:t>20</w:t>
            </w:r>
            <w:r w:rsidR="00F65F41" w:rsidRPr="00C64C7C">
              <w:rPr>
                <w:rFonts w:cs="Times New Roman"/>
                <w:spacing w:val="-8"/>
                <w:sz w:val="28"/>
                <w:szCs w:val="28"/>
              </w:rPr>
              <w:t xml:space="preserve"> %</w:t>
            </w:r>
          </w:p>
          <w:p w14:paraId="650EE569" w14:textId="18D935A1" w:rsidR="00F65F41" w:rsidRPr="00C64C7C" w:rsidRDefault="00F65F41" w:rsidP="008C492C">
            <w:pPr>
              <w:rPr>
                <w:rFonts w:cs="Times New Roman"/>
                <w:color w:val="000000" w:themeColor="text1"/>
                <w:sz w:val="28"/>
                <w:szCs w:val="28"/>
              </w:rPr>
            </w:pPr>
            <w:r w:rsidRPr="00C64C7C">
              <w:rPr>
                <w:rFonts w:cs="Times New Roman"/>
                <w:spacing w:val="-8"/>
                <w:sz w:val="28"/>
                <w:szCs w:val="28"/>
              </w:rPr>
              <w:t>(2 điểm)</w:t>
            </w:r>
          </w:p>
        </w:tc>
      </w:tr>
      <w:tr w:rsidR="00F65F41" w:rsidRPr="00C64C7C" w14:paraId="34B9B9AC" w14:textId="77777777" w:rsidTr="00F65F41">
        <w:trPr>
          <w:trHeight w:val="70"/>
        </w:trPr>
        <w:tc>
          <w:tcPr>
            <w:tcW w:w="1917" w:type="pct"/>
            <w:gridSpan w:val="3"/>
          </w:tcPr>
          <w:p w14:paraId="1301714B" w14:textId="77777777" w:rsidR="00F65F41" w:rsidRPr="00C64C7C" w:rsidRDefault="00F65F41" w:rsidP="008C492C">
            <w:pPr>
              <w:spacing w:beforeLines="40" w:before="96"/>
              <w:rPr>
                <w:rFonts w:cs="Times New Roman"/>
                <w:b/>
                <w:color w:val="000000" w:themeColor="text1"/>
                <w:sz w:val="28"/>
                <w:szCs w:val="28"/>
              </w:rPr>
            </w:pPr>
            <w:r w:rsidRPr="00C64C7C">
              <w:rPr>
                <w:rFonts w:cs="Times New Roman"/>
                <w:b/>
                <w:color w:val="000000" w:themeColor="text1"/>
                <w:sz w:val="28"/>
                <w:szCs w:val="28"/>
              </w:rPr>
              <w:lastRenderedPageBreak/>
              <w:t>Tổng</w:t>
            </w:r>
          </w:p>
        </w:tc>
        <w:tc>
          <w:tcPr>
            <w:tcW w:w="323" w:type="pct"/>
            <w:shd w:val="clear" w:color="auto" w:fill="auto"/>
            <w:vAlign w:val="center"/>
          </w:tcPr>
          <w:p w14:paraId="39640EA8" w14:textId="23C9FCB2" w:rsidR="00F65F41" w:rsidRPr="00C64C7C" w:rsidRDefault="003650D3" w:rsidP="008C492C">
            <w:pPr>
              <w:spacing w:beforeLines="40" w:before="96"/>
              <w:rPr>
                <w:rFonts w:cs="Times New Roman"/>
                <w:b/>
                <w:bCs/>
                <w:i/>
                <w:color w:val="000000" w:themeColor="text1"/>
                <w:sz w:val="28"/>
                <w:szCs w:val="28"/>
                <w:lang w:bidi="hi-IN"/>
              </w:rPr>
            </w:pPr>
            <w:r>
              <w:rPr>
                <w:rFonts w:cs="Times New Roman"/>
                <w:b/>
                <w:bCs/>
                <w:i/>
                <w:color w:val="000000" w:themeColor="text1"/>
                <w:sz w:val="28"/>
                <w:szCs w:val="28"/>
                <w:lang w:bidi="hi-IN"/>
              </w:rPr>
              <w:t>16</w:t>
            </w:r>
          </w:p>
        </w:tc>
        <w:tc>
          <w:tcPr>
            <w:tcW w:w="179" w:type="pct"/>
            <w:shd w:val="clear" w:color="auto" w:fill="auto"/>
            <w:vAlign w:val="center"/>
          </w:tcPr>
          <w:p w14:paraId="410F5F39" w14:textId="77777777" w:rsidR="00F65F41" w:rsidRPr="00C64C7C" w:rsidRDefault="00F65F41" w:rsidP="008C492C">
            <w:pPr>
              <w:spacing w:beforeLines="40" w:before="96"/>
              <w:rPr>
                <w:rFonts w:cs="Times New Roman"/>
                <w:b/>
                <w:bCs/>
                <w:iCs/>
                <w:color w:val="000000" w:themeColor="text1"/>
                <w:sz w:val="28"/>
                <w:szCs w:val="28"/>
                <w:lang w:bidi="hi-IN"/>
              </w:rPr>
            </w:pPr>
          </w:p>
        </w:tc>
        <w:tc>
          <w:tcPr>
            <w:tcW w:w="174" w:type="pct"/>
            <w:shd w:val="clear" w:color="auto" w:fill="auto"/>
            <w:vAlign w:val="center"/>
          </w:tcPr>
          <w:p w14:paraId="4E9316A7" w14:textId="12AAE492" w:rsidR="00F65F41" w:rsidRPr="00C64C7C" w:rsidRDefault="00F65F41" w:rsidP="008C492C">
            <w:pPr>
              <w:spacing w:beforeLines="40" w:before="96"/>
              <w:rPr>
                <w:rFonts w:cs="Times New Roman"/>
                <w:b/>
                <w:bCs/>
                <w:iCs/>
                <w:color w:val="000000" w:themeColor="text1"/>
                <w:sz w:val="28"/>
                <w:szCs w:val="28"/>
                <w:lang w:bidi="hi-IN"/>
              </w:rPr>
            </w:pPr>
          </w:p>
        </w:tc>
        <w:tc>
          <w:tcPr>
            <w:tcW w:w="304" w:type="pct"/>
            <w:gridSpan w:val="2"/>
            <w:shd w:val="clear" w:color="auto" w:fill="auto"/>
            <w:vAlign w:val="center"/>
          </w:tcPr>
          <w:p w14:paraId="7BD8D36A" w14:textId="3D3C8AD5" w:rsidR="00F65F41" w:rsidRPr="00C64C7C" w:rsidRDefault="00F3155C" w:rsidP="008C492C">
            <w:pPr>
              <w:spacing w:beforeLines="40" w:before="96"/>
              <w:rPr>
                <w:rFonts w:cs="Times New Roman"/>
                <w:b/>
                <w:bCs/>
                <w:i/>
                <w:color w:val="000000" w:themeColor="text1"/>
                <w:sz w:val="28"/>
                <w:szCs w:val="28"/>
              </w:rPr>
            </w:pPr>
            <w:r>
              <w:rPr>
                <w:rFonts w:cs="Times New Roman"/>
                <w:b/>
                <w:bCs/>
                <w:i/>
                <w:color w:val="000000" w:themeColor="text1"/>
                <w:sz w:val="28"/>
                <w:szCs w:val="28"/>
              </w:rPr>
              <w:t>4</w:t>
            </w:r>
          </w:p>
        </w:tc>
        <w:tc>
          <w:tcPr>
            <w:tcW w:w="179" w:type="pct"/>
            <w:shd w:val="clear" w:color="auto" w:fill="auto"/>
            <w:vAlign w:val="center"/>
          </w:tcPr>
          <w:p w14:paraId="6D665433" w14:textId="15A907D0" w:rsidR="00F65F41" w:rsidRPr="00C64C7C" w:rsidRDefault="00F65F41" w:rsidP="008C492C">
            <w:pPr>
              <w:spacing w:beforeLines="40" w:before="96"/>
              <w:rPr>
                <w:rFonts w:cs="Times New Roman"/>
                <w:b/>
                <w:bCs/>
                <w:i/>
                <w:color w:val="000000" w:themeColor="text1"/>
                <w:sz w:val="28"/>
                <w:szCs w:val="28"/>
              </w:rPr>
            </w:pPr>
            <w:r>
              <w:rPr>
                <w:rFonts w:cs="Times New Roman"/>
                <w:b/>
                <w:bCs/>
                <w:i/>
                <w:color w:val="000000" w:themeColor="text1"/>
                <w:sz w:val="28"/>
                <w:szCs w:val="28"/>
              </w:rPr>
              <w:t>4 ý</w:t>
            </w:r>
          </w:p>
        </w:tc>
        <w:tc>
          <w:tcPr>
            <w:tcW w:w="174" w:type="pct"/>
            <w:shd w:val="clear" w:color="auto" w:fill="auto"/>
            <w:vAlign w:val="center"/>
          </w:tcPr>
          <w:p w14:paraId="4833860A" w14:textId="79D224C5" w:rsidR="00F65F41" w:rsidRPr="00C64C7C" w:rsidRDefault="00F3155C" w:rsidP="008C492C">
            <w:pPr>
              <w:spacing w:beforeLines="40" w:before="96"/>
              <w:rPr>
                <w:rFonts w:cs="Times New Roman"/>
                <w:b/>
                <w:bCs/>
                <w:i/>
                <w:color w:val="000000" w:themeColor="text1"/>
                <w:sz w:val="28"/>
                <w:szCs w:val="28"/>
              </w:rPr>
            </w:pPr>
            <w:r>
              <w:rPr>
                <w:rFonts w:cs="Times New Roman"/>
                <w:b/>
                <w:bCs/>
                <w:i/>
                <w:color w:val="000000" w:themeColor="text1"/>
                <w:sz w:val="28"/>
                <w:szCs w:val="28"/>
              </w:rPr>
              <w:t>1</w:t>
            </w:r>
          </w:p>
        </w:tc>
        <w:tc>
          <w:tcPr>
            <w:tcW w:w="303" w:type="pct"/>
            <w:gridSpan w:val="2"/>
            <w:shd w:val="clear" w:color="auto" w:fill="auto"/>
            <w:vAlign w:val="center"/>
          </w:tcPr>
          <w:p w14:paraId="4DE468E7" w14:textId="77777777" w:rsidR="00F65F41" w:rsidRPr="00C64C7C" w:rsidRDefault="00F65F41" w:rsidP="008C492C">
            <w:pPr>
              <w:spacing w:beforeLines="40" w:before="96"/>
              <w:rPr>
                <w:rFonts w:cs="Times New Roman"/>
                <w:b/>
                <w:bCs/>
                <w:i/>
                <w:color w:val="000000" w:themeColor="text1"/>
                <w:sz w:val="28"/>
                <w:szCs w:val="28"/>
                <w:lang w:bidi="hi-IN"/>
              </w:rPr>
            </w:pPr>
          </w:p>
        </w:tc>
        <w:tc>
          <w:tcPr>
            <w:tcW w:w="179" w:type="pct"/>
            <w:shd w:val="clear" w:color="auto" w:fill="auto"/>
            <w:vAlign w:val="center"/>
          </w:tcPr>
          <w:p w14:paraId="7BAA0346" w14:textId="7B1F4620" w:rsidR="00F65F41" w:rsidRPr="00C64C7C" w:rsidRDefault="00F3155C" w:rsidP="008C492C">
            <w:pPr>
              <w:spacing w:beforeLines="40" w:before="96"/>
              <w:rPr>
                <w:rFonts w:cs="Times New Roman"/>
                <w:b/>
                <w:bCs/>
                <w:i/>
                <w:color w:val="000000" w:themeColor="text1"/>
                <w:sz w:val="28"/>
                <w:szCs w:val="28"/>
                <w:lang w:bidi="hi-IN"/>
              </w:rPr>
            </w:pPr>
            <w:r>
              <w:rPr>
                <w:rFonts w:cs="Times New Roman"/>
                <w:b/>
                <w:bCs/>
                <w:i/>
                <w:color w:val="000000" w:themeColor="text1"/>
                <w:sz w:val="28"/>
                <w:szCs w:val="28"/>
                <w:lang w:bidi="hi-IN"/>
              </w:rPr>
              <w:t>4</w:t>
            </w:r>
            <w:r w:rsidR="00F65F41">
              <w:rPr>
                <w:rFonts w:cs="Times New Roman"/>
                <w:b/>
                <w:bCs/>
                <w:i/>
                <w:color w:val="000000" w:themeColor="text1"/>
                <w:sz w:val="28"/>
                <w:szCs w:val="28"/>
                <w:lang w:bidi="hi-IN"/>
              </w:rPr>
              <w:t xml:space="preserve"> ý</w:t>
            </w:r>
          </w:p>
        </w:tc>
        <w:tc>
          <w:tcPr>
            <w:tcW w:w="192" w:type="pct"/>
            <w:shd w:val="clear" w:color="auto" w:fill="auto"/>
            <w:vAlign w:val="center"/>
          </w:tcPr>
          <w:p w14:paraId="444C85DF" w14:textId="1EDF32F4" w:rsidR="00F65F41" w:rsidRPr="00C64C7C" w:rsidRDefault="007803AA" w:rsidP="008C492C">
            <w:pPr>
              <w:spacing w:beforeLines="40" w:before="96"/>
              <w:rPr>
                <w:rFonts w:cs="Times New Roman"/>
                <w:b/>
                <w:bCs/>
                <w:i/>
                <w:color w:val="000000" w:themeColor="text1"/>
                <w:sz w:val="28"/>
                <w:szCs w:val="28"/>
                <w:lang w:bidi="hi-IN"/>
              </w:rPr>
            </w:pPr>
            <w:r>
              <w:rPr>
                <w:rFonts w:cs="Times New Roman"/>
                <w:b/>
                <w:bCs/>
                <w:i/>
                <w:color w:val="000000" w:themeColor="text1"/>
                <w:sz w:val="28"/>
                <w:szCs w:val="28"/>
                <w:lang w:bidi="hi-IN"/>
              </w:rPr>
              <w:t>1</w:t>
            </w:r>
          </w:p>
        </w:tc>
        <w:tc>
          <w:tcPr>
            <w:tcW w:w="274" w:type="pct"/>
            <w:shd w:val="clear" w:color="auto" w:fill="auto"/>
            <w:vAlign w:val="center"/>
          </w:tcPr>
          <w:p w14:paraId="3FE353A3" w14:textId="77777777" w:rsidR="00F65F41" w:rsidRPr="00C64C7C" w:rsidRDefault="00F65F41" w:rsidP="008C492C">
            <w:pPr>
              <w:spacing w:beforeLines="40" w:before="96"/>
              <w:rPr>
                <w:rFonts w:cs="Times New Roman"/>
                <w:b/>
                <w:bCs/>
                <w:i/>
                <w:color w:val="000000" w:themeColor="text1"/>
                <w:sz w:val="28"/>
                <w:szCs w:val="28"/>
                <w:lang w:bidi="hi-IN"/>
              </w:rPr>
            </w:pPr>
          </w:p>
        </w:tc>
        <w:tc>
          <w:tcPr>
            <w:tcW w:w="171" w:type="pct"/>
            <w:shd w:val="clear" w:color="auto" w:fill="auto"/>
            <w:vAlign w:val="center"/>
          </w:tcPr>
          <w:p w14:paraId="46B89626" w14:textId="59B3DB87" w:rsidR="00F65F41" w:rsidRPr="00C64C7C" w:rsidRDefault="00F65F41" w:rsidP="008C492C">
            <w:pPr>
              <w:spacing w:beforeLines="40" w:before="96"/>
              <w:rPr>
                <w:rFonts w:cs="Times New Roman"/>
                <w:b/>
                <w:bCs/>
                <w:i/>
                <w:color w:val="000000" w:themeColor="text1"/>
                <w:sz w:val="28"/>
                <w:szCs w:val="28"/>
                <w:lang w:bidi="hi-IN"/>
              </w:rPr>
            </w:pPr>
          </w:p>
        </w:tc>
        <w:tc>
          <w:tcPr>
            <w:tcW w:w="266" w:type="pct"/>
            <w:shd w:val="clear" w:color="auto" w:fill="auto"/>
            <w:vAlign w:val="center"/>
          </w:tcPr>
          <w:p w14:paraId="32651D5A" w14:textId="77777777" w:rsidR="00F65F41" w:rsidRPr="00C64C7C" w:rsidRDefault="00F65F41" w:rsidP="008C492C">
            <w:pPr>
              <w:spacing w:beforeLines="40" w:before="96"/>
              <w:rPr>
                <w:rFonts w:cs="Times New Roman"/>
                <w:b/>
                <w:bCs/>
                <w:i/>
                <w:color w:val="000000" w:themeColor="text1"/>
                <w:sz w:val="28"/>
                <w:szCs w:val="28"/>
                <w:lang w:bidi="hi-IN"/>
              </w:rPr>
            </w:pPr>
            <w:r w:rsidRPr="00C64C7C">
              <w:rPr>
                <w:rFonts w:cs="Times New Roman"/>
                <w:b/>
                <w:bCs/>
                <w:i/>
                <w:color w:val="000000" w:themeColor="text1"/>
                <w:sz w:val="28"/>
                <w:szCs w:val="28"/>
                <w:lang w:bidi="hi-IN"/>
              </w:rPr>
              <w:t>1</w:t>
            </w:r>
          </w:p>
        </w:tc>
        <w:tc>
          <w:tcPr>
            <w:tcW w:w="366" w:type="pct"/>
            <w:shd w:val="clear" w:color="auto" w:fill="auto"/>
            <w:vAlign w:val="center"/>
          </w:tcPr>
          <w:p w14:paraId="6C23CE99" w14:textId="77777777" w:rsidR="00F65F41" w:rsidRPr="00C64C7C" w:rsidRDefault="00F65F41" w:rsidP="008C492C">
            <w:pPr>
              <w:spacing w:beforeLines="40" w:before="96"/>
              <w:rPr>
                <w:rFonts w:cs="Times New Roman"/>
                <w:b/>
                <w:bCs/>
                <w:i/>
                <w:color w:val="000000" w:themeColor="text1"/>
                <w:sz w:val="28"/>
                <w:szCs w:val="28"/>
              </w:rPr>
            </w:pPr>
          </w:p>
        </w:tc>
      </w:tr>
      <w:tr w:rsidR="00F65F41" w:rsidRPr="00C64C7C" w14:paraId="00D41348" w14:textId="77777777" w:rsidTr="00F65F41">
        <w:trPr>
          <w:trHeight w:val="70"/>
        </w:trPr>
        <w:tc>
          <w:tcPr>
            <w:tcW w:w="1917" w:type="pct"/>
            <w:gridSpan w:val="3"/>
          </w:tcPr>
          <w:p w14:paraId="5414B926" w14:textId="77777777" w:rsidR="00F65F41" w:rsidRPr="00C64C7C" w:rsidRDefault="00F65F41" w:rsidP="008C492C">
            <w:pPr>
              <w:spacing w:beforeLines="40" w:before="96"/>
              <w:rPr>
                <w:rFonts w:cs="Times New Roman"/>
                <w:b/>
                <w:color w:val="000000" w:themeColor="text1"/>
                <w:sz w:val="28"/>
                <w:szCs w:val="28"/>
              </w:rPr>
            </w:pPr>
            <w:r w:rsidRPr="00C64C7C">
              <w:rPr>
                <w:rFonts w:cs="Times New Roman"/>
                <w:b/>
                <w:color w:val="000000" w:themeColor="text1"/>
                <w:sz w:val="28"/>
                <w:szCs w:val="28"/>
              </w:rPr>
              <w:t>Tỉ lệ % từng mức độ nhận thức</w:t>
            </w:r>
          </w:p>
        </w:tc>
        <w:tc>
          <w:tcPr>
            <w:tcW w:w="677" w:type="pct"/>
            <w:gridSpan w:val="4"/>
            <w:vAlign w:val="center"/>
          </w:tcPr>
          <w:p w14:paraId="3A0FD374" w14:textId="77777777" w:rsidR="00F65F41" w:rsidRPr="00C64C7C" w:rsidRDefault="00F65F41" w:rsidP="008C492C">
            <w:pPr>
              <w:spacing w:beforeLines="40" w:before="96"/>
              <w:rPr>
                <w:rFonts w:cs="Times New Roman"/>
                <w:b/>
                <w:bCs/>
                <w:color w:val="000000" w:themeColor="text1"/>
                <w:sz w:val="28"/>
                <w:szCs w:val="28"/>
              </w:rPr>
            </w:pPr>
            <w:r w:rsidRPr="00C64C7C">
              <w:rPr>
                <w:rFonts w:cs="Times New Roman"/>
                <w:b/>
                <w:bCs/>
                <w:color w:val="000000" w:themeColor="text1"/>
                <w:sz w:val="28"/>
                <w:szCs w:val="28"/>
              </w:rPr>
              <w:t>40</w:t>
            </w:r>
          </w:p>
        </w:tc>
        <w:tc>
          <w:tcPr>
            <w:tcW w:w="654" w:type="pct"/>
            <w:gridSpan w:val="3"/>
            <w:vAlign w:val="center"/>
          </w:tcPr>
          <w:p w14:paraId="0C2FCB28" w14:textId="77777777" w:rsidR="00F65F41" w:rsidRPr="00C64C7C" w:rsidRDefault="00F65F41" w:rsidP="008C492C">
            <w:pPr>
              <w:spacing w:beforeLines="40" w:before="96"/>
              <w:rPr>
                <w:rFonts w:cs="Times New Roman"/>
                <w:b/>
                <w:bCs/>
                <w:color w:val="000000" w:themeColor="text1"/>
                <w:sz w:val="28"/>
                <w:szCs w:val="28"/>
              </w:rPr>
            </w:pPr>
            <w:r w:rsidRPr="00C64C7C">
              <w:rPr>
                <w:rFonts w:cs="Times New Roman"/>
                <w:b/>
                <w:bCs/>
                <w:color w:val="000000" w:themeColor="text1"/>
                <w:sz w:val="28"/>
                <w:szCs w:val="28"/>
              </w:rPr>
              <w:t>30</w:t>
            </w:r>
          </w:p>
        </w:tc>
        <w:tc>
          <w:tcPr>
            <w:tcW w:w="674" w:type="pct"/>
            <w:gridSpan w:val="4"/>
            <w:vAlign w:val="center"/>
          </w:tcPr>
          <w:p w14:paraId="209171FC" w14:textId="77777777" w:rsidR="00F65F41" w:rsidRPr="00C64C7C" w:rsidRDefault="00F65F41" w:rsidP="008C492C">
            <w:pPr>
              <w:spacing w:beforeLines="40" w:before="96"/>
              <w:rPr>
                <w:rFonts w:cs="Times New Roman"/>
                <w:b/>
                <w:bCs/>
                <w:color w:val="000000" w:themeColor="text1"/>
                <w:sz w:val="28"/>
                <w:szCs w:val="28"/>
              </w:rPr>
            </w:pPr>
            <w:r w:rsidRPr="00C64C7C">
              <w:rPr>
                <w:rFonts w:cs="Times New Roman"/>
                <w:b/>
                <w:bCs/>
                <w:color w:val="000000" w:themeColor="text1"/>
                <w:sz w:val="28"/>
                <w:szCs w:val="28"/>
              </w:rPr>
              <w:t>20</w:t>
            </w:r>
          </w:p>
        </w:tc>
        <w:tc>
          <w:tcPr>
            <w:tcW w:w="711" w:type="pct"/>
            <w:gridSpan w:val="3"/>
            <w:vAlign w:val="center"/>
          </w:tcPr>
          <w:p w14:paraId="06CE89B9" w14:textId="77777777" w:rsidR="00F65F41" w:rsidRPr="00C64C7C" w:rsidRDefault="00F65F41" w:rsidP="008C492C">
            <w:pPr>
              <w:spacing w:beforeLines="40" w:before="96"/>
              <w:rPr>
                <w:rFonts w:cs="Times New Roman"/>
                <w:b/>
                <w:bCs/>
                <w:color w:val="000000" w:themeColor="text1"/>
                <w:sz w:val="28"/>
                <w:szCs w:val="28"/>
              </w:rPr>
            </w:pPr>
            <w:r w:rsidRPr="00C64C7C">
              <w:rPr>
                <w:rFonts w:cs="Times New Roman"/>
                <w:b/>
                <w:bCs/>
                <w:color w:val="000000" w:themeColor="text1"/>
                <w:sz w:val="28"/>
                <w:szCs w:val="28"/>
              </w:rPr>
              <w:t>10</w:t>
            </w:r>
          </w:p>
        </w:tc>
        <w:tc>
          <w:tcPr>
            <w:tcW w:w="366" w:type="pct"/>
            <w:shd w:val="clear" w:color="auto" w:fill="auto"/>
            <w:vAlign w:val="center"/>
          </w:tcPr>
          <w:p w14:paraId="3C862206" w14:textId="77777777" w:rsidR="00F65F41" w:rsidRPr="00C64C7C" w:rsidRDefault="00F65F41" w:rsidP="008C492C">
            <w:pPr>
              <w:spacing w:beforeLines="40" w:before="96"/>
              <w:rPr>
                <w:rFonts w:cs="Times New Roman"/>
                <w:b/>
                <w:bCs/>
                <w:color w:val="000000" w:themeColor="text1"/>
                <w:sz w:val="28"/>
                <w:szCs w:val="28"/>
              </w:rPr>
            </w:pPr>
            <w:r w:rsidRPr="00C64C7C">
              <w:rPr>
                <w:rFonts w:cs="Times New Roman"/>
                <w:b/>
                <w:bCs/>
                <w:color w:val="000000" w:themeColor="text1"/>
                <w:sz w:val="28"/>
                <w:szCs w:val="28"/>
              </w:rPr>
              <w:t>10</w:t>
            </w:r>
          </w:p>
        </w:tc>
      </w:tr>
      <w:tr w:rsidR="00F65F41" w:rsidRPr="00C64C7C" w14:paraId="4D5B7B53" w14:textId="77777777" w:rsidTr="00F65F41">
        <w:trPr>
          <w:trHeight w:val="70"/>
        </w:trPr>
        <w:tc>
          <w:tcPr>
            <w:tcW w:w="1917" w:type="pct"/>
            <w:gridSpan w:val="3"/>
          </w:tcPr>
          <w:p w14:paraId="62F44F20" w14:textId="77777777" w:rsidR="00F65F41" w:rsidRPr="00C64C7C" w:rsidRDefault="00F65F41" w:rsidP="008C492C">
            <w:pPr>
              <w:spacing w:beforeLines="40" w:before="96"/>
              <w:rPr>
                <w:rFonts w:cs="Times New Roman"/>
                <w:b/>
                <w:color w:val="000000" w:themeColor="text1"/>
                <w:sz w:val="28"/>
                <w:szCs w:val="28"/>
              </w:rPr>
            </w:pPr>
            <w:r w:rsidRPr="00C64C7C">
              <w:rPr>
                <w:rFonts w:cs="Times New Roman"/>
                <w:b/>
                <w:color w:val="000000" w:themeColor="text1"/>
                <w:sz w:val="28"/>
                <w:szCs w:val="28"/>
              </w:rPr>
              <w:t>Tỉ lệ chung</w:t>
            </w:r>
          </w:p>
        </w:tc>
        <w:tc>
          <w:tcPr>
            <w:tcW w:w="1331" w:type="pct"/>
            <w:gridSpan w:val="7"/>
            <w:vAlign w:val="center"/>
          </w:tcPr>
          <w:p w14:paraId="518C71A4" w14:textId="77777777" w:rsidR="00F65F41" w:rsidRPr="00C64C7C" w:rsidRDefault="00F65F41" w:rsidP="008C492C">
            <w:pPr>
              <w:spacing w:beforeLines="40" w:before="96"/>
              <w:rPr>
                <w:rFonts w:cs="Times New Roman"/>
                <w:b/>
                <w:bCs/>
                <w:color w:val="000000" w:themeColor="text1"/>
                <w:sz w:val="28"/>
                <w:szCs w:val="28"/>
              </w:rPr>
            </w:pPr>
            <w:r w:rsidRPr="00C64C7C">
              <w:rPr>
                <w:rFonts w:cs="Times New Roman"/>
                <w:b/>
                <w:bCs/>
                <w:color w:val="000000" w:themeColor="text1"/>
                <w:sz w:val="28"/>
                <w:szCs w:val="28"/>
              </w:rPr>
              <w:t>70</w:t>
            </w:r>
          </w:p>
        </w:tc>
        <w:tc>
          <w:tcPr>
            <w:tcW w:w="1385" w:type="pct"/>
            <w:gridSpan w:val="7"/>
            <w:vAlign w:val="center"/>
          </w:tcPr>
          <w:p w14:paraId="13F07EEA" w14:textId="77777777" w:rsidR="00F65F41" w:rsidRPr="00C64C7C" w:rsidRDefault="00F65F41" w:rsidP="008C492C">
            <w:pPr>
              <w:spacing w:beforeLines="40" w:before="96"/>
              <w:rPr>
                <w:rFonts w:cs="Times New Roman"/>
                <w:b/>
                <w:bCs/>
                <w:color w:val="000000" w:themeColor="text1"/>
                <w:sz w:val="28"/>
                <w:szCs w:val="28"/>
              </w:rPr>
            </w:pPr>
            <w:r w:rsidRPr="00C64C7C">
              <w:rPr>
                <w:rFonts w:cs="Times New Roman"/>
                <w:b/>
                <w:bCs/>
                <w:color w:val="000000" w:themeColor="text1"/>
                <w:sz w:val="28"/>
                <w:szCs w:val="28"/>
              </w:rPr>
              <w:t>30</w:t>
            </w:r>
          </w:p>
        </w:tc>
        <w:tc>
          <w:tcPr>
            <w:tcW w:w="366" w:type="pct"/>
            <w:shd w:val="clear" w:color="auto" w:fill="auto"/>
            <w:vAlign w:val="center"/>
          </w:tcPr>
          <w:p w14:paraId="0C41A4C9" w14:textId="77777777" w:rsidR="00F65F41" w:rsidRPr="00C64C7C" w:rsidRDefault="00F65F41" w:rsidP="008C492C">
            <w:pPr>
              <w:spacing w:beforeLines="40" w:before="96"/>
              <w:rPr>
                <w:rFonts w:cs="Times New Roman"/>
                <w:b/>
                <w:bCs/>
                <w:color w:val="000000" w:themeColor="text1"/>
                <w:sz w:val="28"/>
                <w:szCs w:val="28"/>
              </w:rPr>
            </w:pPr>
            <w:r w:rsidRPr="00C64C7C">
              <w:rPr>
                <w:rFonts w:cs="Times New Roman"/>
                <w:b/>
                <w:bCs/>
                <w:color w:val="000000" w:themeColor="text1"/>
                <w:sz w:val="28"/>
                <w:szCs w:val="28"/>
              </w:rPr>
              <w:t>100</w:t>
            </w:r>
          </w:p>
        </w:tc>
      </w:tr>
    </w:tbl>
    <w:p w14:paraId="4C59AF24" w14:textId="6AF27972" w:rsidR="00453E74" w:rsidRPr="00C64C7C" w:rsidRDefault="00453E74">
      <w:pPr>
        <w:rPr>
          <w:rFonts w:cs="Times New Roman"/>
          <w:sz w:val="28"/>
          <w:szCs w:val="28"/>
        </w:rPr>
      </w:pPr>
    </w:p>
    <w:p w14:paraId="17737E9F" w14:textId="1E3CD9B6" w:rsidR="00D9720F" w:rsidRPr="00C64C7C" w:rsidRDefault="00D9720F" w:rsidP="003217C8">
      <w:pPr>
        <w:pStyle w:val="ListParagraph"/>
        <w:numPr>
          <w:ilvl w:val="0"/>
          <w:numId w:val="2"/>
        </w:numPr>
        <w:jc w:val="left"/>
        <w:outlineLvl w:val="2"/>
        <w:rPr>
          <w:rFonts w:cs="Times New Roman"/>
          <w:b/>
          <w:bCs/>
          <w:sz w:val="28"/>
          <w:szCs w:val="28"/>
        </w:rPr>
      </w:pPr>
      <w:bookmarkStart w:id="2" w:name="_Toc104440678"/>
      <w:r w:rsidRPr="00C64C7C">
        <w:rPr>
          <w:rFonts w:cs="Times New Roman"/>
          <w:b/>
          <w:bCs/>
          <w:sz w:val="28"/>
          <w:szCs w:val="28"/>
        </w:rPr>
        <w:t>Đặc tả đề kiểm tra giữa kì I</w:t>
      </w:r>
      <w:bookmarkEnd w:id="2"/>
    </w:p>
    <w:tbl>
      <w:tblPr>
        <w:tblStyle w:val="TableGrid"/>
        <w:tblW w:w="5237" w:type="pct"/>
        <w:tblLook w:val="04A0" w:firstRow="1" w:lastRow="0" w:firstColumn="1" w:lastColumn="0" w:noHBand="0" w:noVBand="1"/>
      </w:tblPr>
      <w:tblGrid>
        <w:gridCol w:w="721"/>
        <w:gridCol w:w="1966"/>
        <w:gridCol w:w="2331"/>
        <w:gridCol w:w="5051"/>
        <w:gridCol w:w="15"/>
        <w:gridCol w:w="1176"/>
        <w:gridCol w:w="15"/>
        <w:gridCol w:w="1176"/>
        <w:gridCol w:w="15"/>
        <w:gridCol w:w="1176"/>
        <w:gridCol w:w="15"/>
        <w:gridCol w:w="1182"/>
        <w:gridCol w:w="9"/>
      </w:tblGrid>
      <w:tr w:rsidR="00FE2045" w:rsidRPr="00C64C7C" w14:paraId="7D6C0E6E" w14:textId="77777777" w:rsidTr="00BC734C">
        <w:trPr>
          <w:gridAfter w:val="1"/>
          <w:wAfter w:w="3" w:type="pct"/>
        </w:trPr>
        <w:tc>
          <w:tcPr>
            <w:tcW w:w="243"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2C63F07" w14:textId="77777777" w:rsidR="00FE2045" w:rsidRPr="00C64C7C" w:rsidRDefault="00FE2045" w:rsidP="00BC734C">
            <w:pPr>
              <w:keepLines/>
              <w:spacing w:after="120"/>
              <w:rPr>
                <w:rFonts w:cs="Times New Roman"/>
                <w:b/>
                <w:bCs/>
                <w:color w:val="000000" w:themeColor="text1"/>
                <w:sz w:val="28"/>
                <w:szCs w:val="28"/>
              </w:rPr>
            </w:pPr>
            <w:r w:rsidRPr="00C64C7C">
              <w:rPr>
                <w:rFonts w:eastAsia="Times New Roman" w:cs="Times New Roman"/>
                <w:b/>
                <w:bCs/>
                <w:color w:val="000000" w:themeColor="text1"/>
                <w:sz w:val="28"/>
                <w:szCs w:val="28"/>
              </w:rPr>
              <w:t>TT</w:t>
            </w:r>
          </w:p>
        </w:tc>
        <w:tc>
          <w:tcPr>
            <w:tcW w:w="662"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A6CC26A" w14:textId="77777777" w:rsidR="00FE2045" w:rsidRPr="00C64C7C" w:rsidRDefault="00FE2045" w:rsidP="00BC734C">
            <w:pPr>
              <w:keepLines/>
              <w:spacing w:after="120"/>
              <w:rPr>
                <w:rFonts w:cs="Times New Roman"/>
                <w:b/>
                <w:bCs/>
                <w:color w:val="000000" w:themeColor="text1"/>
                <w:sz w:val="28"/>
                <w:szCs w:val="28"/>
              </w:rPr>
            </w:pPr>
            <w:r w:rsidRPr="00C64C7C">
              <w:rPr>
                <w:rFonts w:eastAsia="Times New Roman" w:cs="Times New Roman"/>
                <w:b/>
                <w:bCs/>
                <w:color w:val="000000" w:themeColor="text1"/>
                <w:sz w:val="28"/>
                <w:szCs w:val="28"/>
              </w:rPr>
              <w:t>Nội dung kiến thức/kĩ năng</w:t>
            </w:r>
          </w:p>
        </w:tc>
        <w:tc>
          <w:tcPr>
            <w:tcW w:w="785"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96B324D" w14:textId="77777777" w:rsidR="00FE2045" w:rsidRPr="00C64C7C" w:rsidRDefault="00FE2045" w:rsidP="00BC734C">
            <w:pPr>
              <w:keepLines/>
              <w:spacing w:after="120"/>
              <w:rPr>
                <w:rFonts w:cs="Times New Roman"/>
                <w:b/>
                <w:bCs/>
                <w:color w:val="000000" w:themeColor="text1"/>
                <w:sz w:val="28"/>
                <w:szCs w:val="28"/>
              </w:rPr>
            </w:pPr>
            <w:r w:rsidRPr="00C64C7C">
              <w:rPr>
                <w:rFonts w:eastAsia="Times New Roman" w:cs="Times New Roman"/>
                <w:b/>
                <w:bCs/>
                <w:color w:val="000000" w:themeColor="text1"/>
                <w:sz w:val="28"/>
                <w:szCs w:val="28"/>
              </w:rPr>
              <w:t>Đơn vị kiến thức/kĩ năng</w:t>
            </w:r>
          </w:p>
        </w:tc>
        <w:tc>
          <w:tcPr>
            <w:tcW w:w="1701"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0758CFE" w14:textId="77777777" w:rsidR="00FE2045" w:rsidRPr="00C64C7C" w:rsidRDefault="00FE2045" w:rsidP="00BC734C">
            <w:pPr>
              <w:keepLines/>
              <w:rPr>
                <w:rFonts w:eastAsia="Times New Roman" w:cs="Times New Roman"/>
                <w:b/>
                <w:bCs/>
                <w:color w:val="000000" w:themeColor="text1"/>
                <w:sz w:val="28"/>
                <w:szCs w:val="28"/>
              </w:rPr>
            </w:pPr>
            <w:r w:rsidRPr="00C64C7C">
              <w:rPr>
                <w:rFonts w:eastAsia="Times New Roman" w:cs="Times New Roman"/>
                <w:b/>
                <w:bCs/>
                <w:color w:val="000000" w:themeColor="text1"/>
                <w:sz w:val="28"/>
                <w:szCs w:val="28"/>
              </w:rPr>
              <w:t>Mức độ kiến thức, kĩ năng</w:t>
            </w:r>
          </w:p>
          <w:p w14:paraId="08AE97A9" w14:textId="77777777" w:rsidR="00FE2045" w:rsidRPr="00C64C7C" w:rsidRDefault="00FE2045" w:rsidP="00BC734C">
            <w:pPr>
              <w:keepLines/>
              <w:rPr>
                <w:rFonts w:cs="Times New Roman"/>
                <w:b/>
                <w:bCs/>
                <w:color w:val="000000" w:themeColor="text1"/>
                <w:sz w:val="28"/>
                <w:szCs w:val="28"/>
              </w:rPr>
            </w:pPr>
            <w:r w:rsidRPr="00C64C7C">
              <w:rPr>
                <w:rFonts w:eastAsia="Times New Roman" w:cs="Times New Roman"/>
                <w:b/>
                <w:bCs/>
                <w:color w:val="000000" w:themeColor="text1"/>
                <w:sz w:val="28"/>
                <w:szCs w:val="28"/>
              </w:rPr>
              <w:t>cần kiểm tra, đánh giá</w:t>
            </w:r>
          </w:p>
        </w:tc>
        <w:tc>
          <w:tcPr>
            <w:tcW w:w="1606" w:type="pct"/>
            <w:gridSpan w:val="8"/>
            <w:tcBorders>
              <w:bottom w:val="single" w:sz="4" w:space="0" w:color="auto"/>
            </w:tcBorders>
            <w:vAlign w:val="center"/>
          </w:tcPr>
          <w:p w14:paraId="2CFCE864" w14:textId="77777777" w:rsidR="00FE2045" w:rsidRPr="00C64C7C" w:rsidRDefault="00FE2045" w:rsidP="00BC734C">
            <w:pPr>
              <w:keepLines/>
              <w:spacing w:after="120"/>
              <w:rPr>
                <w:rFonts w:cs="Times New Roman"/>
                <w:b/>
                <w:bCs/>
                <w:color w:val="000000" w:themeColor="text1"/>
                <w:sz w:val="28"/>
                <w:szCs w:val="28"/>
              </w:rPr>
            </w:pPr>
            <w:r w:rsidRPr="00C64C7C">
              <w:rPr>
                <w:rFonts w:eastAsia="Times New Roman" w:cs="Times New Roman"/>
                <w:b/>
                <w:bCs/>
                <w:color w:val="000000" w:themeColor="text1"/>
                <w:sz w:val="28"/>
                <w:szCs w:val="28"/>
              </w:rPr>
              <w:t>Số câu hỏi theo các mức độ nhận thức</w:t>
            </w:r>
          </w:p>
        </w:tc>
      </w:tr>
      <w:tr w:rsidR="00FE2045" w:rsidRPr="00C64C7C" w14:paraId="3C8B0368" w14:textId="77777777" w:rsidTr="00BC734C">
        <w:trPr>
          <w:gridAfter w:val="1"/>
          <w:wAfter w:w="3" w:type="pct"/>
        </w:trPr>
        <w:tc>
          <w:tcPr>
            <w:tcW w:w="243" w:type="pct"/>
            <w:vMerge/>
            <w:tcBorders>
              <w:top w:val="single" w:sz="4" w:space="0" w:color="auto"/>
              <w:left w:val="single" w:sz="4" w:space="0" w:color="auto"/>
              <w:bottom w:val="single" w:sz="4" w:space="0" w:color="auto"/>
              <w:right w:val="single" w:sz="4" w:space="0" w:color="auto"/>
            </w:tcBorders>
            <w:vAlign w:val="center"/>
          </w:tcPr>
          <w:p w14:paraId="35728474" w14:textId="77777777" w:rsidR="00FE2045" w:rsidRPr="00C64C7C" w:rsidRDefault="00FE2045" w:rsidP="00BC734C">
            <w:pPr>
              <w:keepLines/>
              <w:spacing w:after="120"/>
              <w:rPr>
                <w:rFonts w:cs="Times New Roman"/>
                <w:color w:val="000000" w:themeColor="text1"/>
                <w:sz w:val="28"/>
                <w:szCs w:val="28"/>
              </w:rPr>
            </w:pPr>
          </w:p>
        </w:tc>
        <w:tc>
          <w:tcPr>
            <w:tcW w:w="662" w:type="pct"/>
            <w:vMerge/>
            <w:tcBorders>
              <w:top w:val="single" w:sz="4" w:space="0" w:color="auto"/>
              <w:left w:val="single" w:sz="4" w:space="0" w:color="auto"/>
              <w:bottom w:val="single" w:sz="4" w:space="0" w:color="auto"/>
              <w:right w:val="single" w:sz="4" w:space="0" w:color="auto"/>
            </w:tcBorders>
            <w:vAlign w:val="center"/>
          </w:tcPr>
          <w:p w14:paraId="05501E9A" w14:textId="77777777" w:rsidR="00FE2045" w:rsidRPr="00C64C7C" w:rsidRDefault="00FE2045" w:rsidP="00BC734C">
            <w:pPr>
              <w:keepLines/>
              <w:spacing w:after="120"/>
              <w:rPr>
                <w:rFonts w:cs="Times New Roman"/>
                <w:b/>
                <w:bCs/>
                <w:color w:val="000000" w:themeColor="text1"/>
                <w:sz w:val="28"/>
                <w:szCs w:val="28"/>
              </w:rPr>
            </w:pPr>
          </w:p>
        </w:tc>
        <w:tc>
          <w:tcPr>
            <w:tcW w:w="785" w:type="pct"/>
            <w:vMerge/>
            <w:tcBorders>
              <w:top w:val="single" w:sz="4" w:space="0" w:color="auto"/>
              <w:left w:val="single" w:sz="4" w:space="0" w:color="auto"/>
              <w:bottom w:val="single" w:sz="4" w:space="0" w:color="auto"/>
              <w:right w:val="single" w:sz="4" w:space="0" w:color="auto"/>
            </w:tcBorders>
            <w:vAlign w:val="center"/>
          </w:tcPr>
          <w:p w14:paraId="6DB29FDB" w14:textId="77777777" w:rsidR="00FE2045" w:rsidRPr="00C64C7C" w:rsidRDefault="00FE2045" w:rsidP="00BC734C">
            <w:pPr>
              <w:keepLines/>
              <w:spacing w:after="120"/>
              <w:jc w:val="both"/>
              <w:rPr>
                <w:rFonts w:cs="Times New Roman"/>
                <w:b/>
                <w:bCs/>
                <w:color w:val="000000" w:themeColor="text1"/>
                <w:sz w:val="28"/>
                <w:szCs w:val="28"/>
              </w:rPr>
            </w:pPr>
          </w:p>
        </w:tc>
        <w:tc>
          <w:tcPr>
            <w:tcW w:w="1701" w:type="pct"/>
            <w:vMerge/>
            <w:tcBorders>
              <w:top w:val="single" w:sz="4" w:space="0" w:color="auto"/>
              <w:left w:val="single" w:sz="4" w:space="0" w:color="auto"/>
              <w:bottom w:val="single" w:sz="4" w:space="0" w:color="auto"/>
              <w:right w:val="single" w:sz="4" w:space="0" w:color="auto"/>
            </w:tcBorders>
            <w:vAlign w:val="center"/>
          </w:tcPr>
          <w:p w14:paraId="78AB9150" w14:textId="77777777" w:rsidR="00FE2045" w:rsidRPr="00C64C7C" w:rsidRDefault="00FE2045" w:rsidP="00BC734C">
            <w:pPr>
              <w:keepLines/>
              <w:spacing w:after="120"/>
              <w:jc w:val="both"/>
              <w:rPr>
                <w:rFonts w:cs="Times New Roman"/>
                <w:b/>
                <w:bCs/>
                <w:color w:val="000000" w:themeColor="text1"/>
                <w:sz w:val="28"/>
                <w:szCs w:val="28"/>
              </w:rPr>
            </w:pPr>
          </w:p>
        </w:tc>
        <w:tc>
          <w:tcPr>
            <w:tcW w:w="401" w:type="pct"/>
            <w:gridSpan w:val="2"/>
            <w:tcBorders>
              <w:top w:val="single" w:sz="4" w:space="0" w:color="auto"/>
              <w:left w:val="nil"/>
              <w:bottom w:val="single" w:sz="4" w:space="0" w:color="auto"/>
              <w:right w:val="single" w:sz="4" w:space="0" w:color="auto"/>
            </w:tcBorders>
            <w:shd w:val="clear" w:color="auto" w:fill="auto"/>
            <w:vAlign w:val="center"/>
          </w:tcPr>
          <w:p w14:paraId="68F29489" w14:textId="77777777" w:rsidR="00FE2045" w:rsidRPr="00C64C7C" w:rsidRDefault="00FE2045" w:rsidP="00BC734C">
            <w:pPr>
              <w:keepLines/>
              <w:spacing w:after="120"/>
              <w:rPr>
                <w:rFonts w:cs="Times New Roman"/>
                <w:b/>
                <w:bCs/>
                <w:color w:val="000000" w:themeColor="text1"/>
                <w:sz w:val="28"/>
                <w:szCs w:val="28"/>
              </w:rPr>
            </w:pPr>
            <w:r w:rsidRPr="00C64C7C">
              <w:rPr>
                <w:rFonts w:eastAsia="Times New Roman" w:cs="Times New Roman"/>
                <w:b/>
                <w:bCs/>
                <w:color w:val="000000" w:themeColor="text1"/>
                <w:sz w:val="28"/>
                <w:szCs w:val="28"/>
              </w:rPr>
              <w:t>Nhận biết</w:t>
            </w:r>
          </w:p>
        </w:tc>
        <w:tc>
          <w:tcPr>
            <w:tcW w:w="401" w:type="pct"/>
            <w:gridSpan w:val="2"/>
            <w:tcBorders>
              <w:top w:val="single" w:sz="4" w:space="0" w:color="auto"/>
              <w:left w:val="nil"/>
              <w:bottom w:val="single" w:sz="4" w:space="0" w:color="auto"/>
              <w:right w:val="single" w:sz="4" w:space="0" w:color="auto"/>
            </w:tcBorders>
            <w:shd w:val="clear" w:color="auto" w:fill="auto"/>
            <w:vAlign w:val="center"/>
          </w:tcPr>
          <w:p w14:paraId="3D3929F4" w14:textId="77777777" w:rsidR="00FE2045" w:rsidRPr="00C64C7C" w:rsidRDefault="00FE2045" w:rsidP="00BC734C">
            <w:pPr>
              <w:keepLines/>
              <w:spacing w:after="120"/>
              <w:rPr>
                <w:rFonts w:cs="Times New Roman"/>
                <w:b/>
                <w:bCs/>
                <w:color w:val="000000" w:themeColor="text1"/>
                <w:sz w:val="28"/>
                <w:szCs w:val="28"/>
              </w:rPr>
            </w:pPr>
            <w:r w:rsidRPr="00C64C7C">
              <w:rPr>
                <w:rFonts w:eastAsia="Times New Roman" w:cs="Times New Roman"/>
                <w:b/>
                <w:bCs/>
                <w:color w:val="000000" w:themeColor="text1"/>
                <w:sz w:val="28"/>
                <w:szCs w:val="28"/>
              </w:rPr>
              <w:t>Thông hiểu</w:t>
            </w:r>
          </w:p>
        </w:tc>
        <w:tc>
          <w:tcPr>
            <w:tcW w:w="401" w:type="pct"/>
            <w:gridSpan w:val="2"/>
            <w:tcBorders>
              <w:top w:val="single" w:sz="4" w:space="0" w:color="auto"/>
              <w:left w:val="nil"/>
              <w:bottom w:val="single" w:sz="4" w:space="0" w:color="auto"/>
              <w:right w:val="single" w:sz="4" w:space="0" w:color="auto"/>
            </w:tcBorders>
            <w:shd w:val="clear" w:color="auto" w:fill="auto"/>
            <w:vAlign w:val="center"/>
          </w:tcPr>
          <w:p w14:paraId="550B5BD8" w14:textId="77777777" w:rsidR="00FE2045" w:rsidRPr="00C64C7C" w:rsidRDefault="00FE2045" w:rsidP="00BC734C">
            <w:pPr>
              <w:keepLines/>
              <w:spacing w:after="120"/>
              <w:rPr>
                <w:rFonts w:cs="Times New Roman"/>
                <w:b/>
                <w:bCs/>
                <w:color w:val="000000" w:themeColor="text1"/>
                <w:sz w:val="28"/>
                <w:szCs w:val="28"/>
              </w:rPr>
            </w:pPr>
            <w:r w:rsidRPr="00C64C7C">
              <w:rPr>
                <w:rFonts w:eastAsia="Times New Roman" w:cs="Times New Roman"/>
                <w:b/>
                <w:bCs/>
                <w:color w:val="000000" w:themeColor="text1"/>
                <w:sz w:val="28"/>
                <w:szCs w:val="28"/>
              </w:rPr>
              <w:t>Vận dụng</w:t>
            </w:r>
          </w:p>
        </w:tc>
        <w:tc>
          <w:tcPr>
            <w:tcW w:w="403" w:type="pct"/>
            <w:gridSpan w:val="2"/>
            <w:tcBorders>
              <w:top w:val="single" w:sz="4" w:space="0" w:color="auto"/>
              <w:left w:val="nil"/>
              <w:bottom w:val="single" w:sz="4" w:space="0" w:color="auto"/>
              <w:right w:val="single" w:sz="4" w:space="0" w:color="auto"/>
            </w:tcBorders>
            <w:shd w:val="clear" w:color="auto" w:fill="auto"/>
            <w:vAlign w:val="center"/>
          </w:tcPr>
          <w:p w14:paraId="2FCF3E05" w14:textId="77777777" w:rsidR="00FE2045" w:rsidRPr="00C64C7C" w:rsidRDefault="00FE2045" w:rsidP="00BC734C">
            <w:pPr>
              <w:keepLines/>
              <w:spacing w:after="120"/>
              <w:rPr>
                <w:rFonts w:cs="Times New Roman"/>
                <w:b/>
                <w:bCs/>
                <w:color w:val="000000" w:themeColor="text1"/>
                <w:sz w:val="28"/>
                <w:szCs w:val="28"/>
              </w:rPr>
            </w:pPr>
            <w:r w:rsidRPr="00C64C7C">
              <w:rPr>
                <w:rFonts w:eastAsia="Times New Roman" w:cs="Times New Roman"/>
                <w:b/>
                <w:bCs/>
                <w:color w:val="000000" w:themeColor="text1"/>
                <w:sz w:val="28"/>
                <w:szCs w:val="28"/>
              </w:rPr>
              <w:t>Vận dụng cao</w:t>
            </w:r>
          </w:p>
        </w:tc>
      </w:tr>
      <w:tr w:rsidR="00FE2045" w:rsidRPr="00C64C7C" w14:paraId="06868915" w14:textId="77777777" w:rsidTr="00BC734C">
        <w:trPr>
          <w:gridAfter w:val="1"/>
          <w:wAfter w:w="3" w:type="pct"/>
        </w:trPr>
        <w:tc>
          <w:tcPr>
            <w:tcW w:w="243" w:type="pct"/>
            <w:vMerge w:val="restart"/>
            <w:vAlign w:val="center"/>
          </w:tcPr>
          <w:p w14:paraId="3C0E9276" w14:textId="77777777" w:rsidR="00FE2045" w:rsidRPr="00C64C7C" w:rsidRDefault="00FE2045" w:rsidP="00BC734C">
            <w:pPr>
              <w:keepLines/>
              <w:spacing w:after="120"/>
              <w:jc w:val="left"/>
              <w:rPr>
                <w:rFonts w:cs="Times New Roman"/>
                <w:color w:val="000000" w:themeColor="text1"/>
                <w:sz w:val="28"/>
                <w:szCs w:val="28"/>
              </w:rPr>
            </w:pPr>
            <w:r w:rsidRPr="00C64C7C">
              <w:rPr>
                <w:rFonts w:cs="Times New Roman"/>
                <w:color w:val="000000" w:themeColor="text1"/>
                <w:sz w:val="28"/>
                <w:szCs w:val="28"/>
              </w:rPr>
              <w:t>1</w:t>
            </w:r>
          </w:p>
        </w:tc>
        <w:tc>
          <w:tcPr>
            <w:tcW w:w="662" w:type="pct"/>
            <w:vMerge w:val="restart"/>
            <w:vAlign w:val="center"/>
          </w:tcPr>
          <w:p w14:paraId="16157F01" w14:textId="77777777" w:rsidR="00FE2045" w:rsidRPr="00C64C7C" w:rsidRDefault="00FE2045" w:rsidP="00BC734C">
            <w:pPr>
              <w:keepLines/>
              <w:spacing w:after="120"/>
              <w:jc w:val="left"/>
              <w:rPr>
                <w:rFonts w:cs="Times New Roman"/>
                <w:b/>
                <w:bCs/>
                <w:color w:val="000000" w:themeColor="text1"/>
                <w:sz w:val="28"/>
                <w:szCs w:val="28"/>
              </w:rPr>
            </w:pPr>
            <w:r w:rsidRPr="00C64C7C">
              <w:rPr>
                <w:rFonts w:cs="Times New Roman"/>
                <w:b/>
                <w:color w:val="000000" w:themeColor="text1"/>
                <w:sz w:val="28"/>
                <w:szCs w:val="28"/>
              </w:rPr>
              <w:t>Chủ đề A. Máy tính và xã hội tri thức</w:t>
            </w:r>
          </w:p>
        </w:tc>
        <w:tc>
          <w:tcPr>
            <w:tcW w:w="785" w:type="pct"/>
          </w:tcPr>
          <w:p w14:paraId="51B5FD70" w14:textId="77777777" w:rsidR="00FE2045" w:rsidRPr="00C64C7C" w:rsidRDefault="00FE2045" w:rsidP="00BC734C">
            <w:pPr>
              <w:keepLines/>
              <w:spacing w:after="120"/>
              <w:jc w:val="left"/>
              <w:rPr>
                <w:rFonts w:cs="Times New Roman"/>
                <w:bCs/>
                <w:color w:val="000000" w:themeColor="text1"/>
                <w:sz w:val="28"/>
                <w:szCs w:val="28"/>
              </w:rPr>
            </w:pPr>
            <w:r w:rsidRPr="00C64C7C">
              <w:rPr>
                <w:rFonts w:cs="Times New Roman"/>
                <w:bCs/>
                <w:color w:val="000000" w:themeColor="text1"/>
                <w:sz w:val="28"/>
                <w:szCs w:val="28"/>
              </w:rPr>
              <w:t>1. Dữ liệu, thông tin và xử lý thông tin</w:t>
            </w:r>
          </w:p>
        </w:tc>
        <w:tc>
          <w:tcPr>
            <w:tcW w:w="1701" w:type="pct"/>
            <w:vAlign w:val="center"/>
          </w:tcPr>
          <w:p w14:paraId="4DC894BE" w14:textId="77777777" w:rsidR="00FE2045" w:rsidRPr="00C64C7C" w:rsidRDefault="00FE2045" w:rsidP="00BC734C">
            <w:pPr>
              <w:pStyle w:val="0noidung"/>
              <w:spacing w:before="60" w:after="60" w:line="288" w:lineRule="auto"/>
              <w:ind w:firstLine="0"/>
              <w:rPr>
                <w:b/>
                <w:color w:val="000000" w:themeColor="text1"/>
              </w:rPr>
            </w:pPr>
            <w:r w:rsidRPr="00C64C7C">
              <w:rPr>
                <w:b/>
                <w:color w:val="000000" w:themeColor="text1"/>
              </w:rPr>
              <w:t>Nhận biết</w:t>
            </w:r>
          </w:p>
          <w:p w14:paraId="22FF1BCF" w14:textId="77777777" w:rsidR="00FE2045" w:rsidRPr="00C64C7C" w:rsidRDefault="00FE2045" w:rsidP="00BC734C">
            <w:pPr>
              <w:widowControl w:val="0"/>
              <w:tabs>
                <w:tab w:val="left" w:pos="227"/>
              </w:tabs>
              <w:jc w:val="both"/>
              <w:rPr>
                <w:rFonts w:eastAsia="Arial" w:cs="Times New Roman"/>
                <w:color w:val="000000" w:themeColor="text1"/>
                <w:sz w:val="28"/>
                <w:szCs w:val="28"/>
              </w:rPr>
            </w:pPr>
            <w:r w:rsidRPr="00C64C7C">
              <w:rPr>
                <w:rFonts w:cs="Times New Roman"/>
                <w:color w:val="000000" w:themeColor="text1"/>
                <w:sz w:val="28"/>
                <w:szCs w:val="28"/>
                <w:lang w:val="es-ES"/>
              </w:rPr>
              <w:t xml:space="preserve">– </w:t>
            </w:r>
            <w:r w:rsidRPr="00C64C7C">
              <w:rPr>
                <w:rFonts w:eastAsia="Calibri" w:cs="Times New Roman"/>
                <w:color w:val="000000" w:themeColor="text1"/>
                <w:sz w:val="28"/>
                <w:szCs w:val="28"/>
                <w:lang w:val="vi-VN"/>
              </w:rPr>
              <w:t xml:space="preserve">Nêu được sự ưu việt của việc </w:t>
            </w:r>
            <w:r w:rsidRPr="00C64C7C">
              <w:rPr>
                <w:rFonts w:eastAsia="Arial" w:cs="Times New Roman"/>
                <w:color w:val="000000" w:themeColor="text1"/>
                <w:sz w:val="28"/>
                <w:szCs w:val="28"/>
                <w:lang w:val="vi-VN"/>
              </w:rPr>
              <w:t>lưu trữ</w:t>
            </w:r>
            <w:r w:rsidRPr="00C64C7C">
              <w:rPr>
                <w:rFonts w:eastAsia="Arial" w:cs="Times New Roman"/>
                <w:color w:val="000000" w:themeColor="text1"/>
                <w:sz w:val="28"/>
                <w:szCs w:val="28"/>
                <w:lang w:val="es-ES"/>
              </w:rPr>
              <w:t xml:space="preserve"> dựa trên các thiết bị số</w:t>
            </w:r>
            <w:r w:rsidRPr="00C64C7C">
              <w:rPr>
                <w:rFonts w:eastAsia="Arial" w:cs="Times New Roman"/>
                <w:color w:val="000000" w:themeColor="text1"/>
                <w:sz w:val="28"/>
                <w:szCs w:val="28"/>
                <w:lang w:val="vi-VN"/>
              </w:rPr>
              <w:t>.</w:t>
            </w:r>
          </w:p>
          <w:p w14:paraId="2FDAA56C" w14:textId="77777777" w:rsidR="00FE2045" w:rsidRPr="00C64C7C" w:rsidRDefault="00FE2045" w:rsidP="00BC734C">
            <w:pPr>
              <w:pStyle w:val="0noidung"/>
              <w:spacing w:before="60" w:after="60" w:line="288" w:lineRule="auto"/>
              <w:ind w:firstLine="0"/>
              <w:rPr>
                <w:b/>
                <w:color w:val="000000" w:themeColor="text1"/>
              </w:rPr>
            </w:pPr>
            <w:r w:rsidRPr="00C64C7C">
              <w:rPr>
                <w:b/>
                <w:color w:val="000000" w:themeColor="text1"/>
              </w:rPr>
              <w:t>Thông hiểu</w:t>
            </w:r>
          </w:p>
          <w:p w14:paraId="7208F62D" w14:textId="77777777" w:rsidR="00FE2045" w:rsidRPr="00C64C7C" w:rsidRDefault="00FE2045" w:rsidP="00BC734C">
            <w:pPr>
              <w:pStyle w:val="0noidung"/>
              <w:spacing w:before="60" w:after="60" w:line="288" w:lineRule="auto"/>
              <w:ind w:firstLine="0"/>
              <w:rPr>
                <w:rFonts w:eastAsia="Calibri"/>
                <w:color w:val="000000" w:themeColor="text1"/>
                <w:lang w:val="vi-VN"/>
              </w:rPr>
            </w:pPr>
            <w:r w:rsidRPr="00C64C7C">
              <w:rPr>
                <w:color w:val="000000" w:themeColor="text1"/>
              </w:rPr>
              <w:t xml:space="preserve">– </w:t>
            </w:r>
            <w:r w:rsidRPr="00C64C7C">
              <w:rPr>
                <w:rFonts w:eastAsia="Calibri"/>
                <w:color w:val="000000" w:themeColor="text1"/>
                <w:lang w:val="vi-VN"/>
              </w:rPr>
              <w:t>Phân biệt được thông tin</w:t>
            </w:r>
            <w:r w:rsidRPr="00C64C7C">
              <w:rPr>
                <w:rFonts w:eastAsia="Calibri"/>
                <w:color w:val="000000" w:themeColor="text1"/>
              </w:rPr>
              <w:t xml:space="preserve"> và dữ liệu</w:t>
            </w:r>
            <w:r w:rsidRPr="00C64C7C">
              <w:rPr>
                <w:rFonts w:eastAsia="Calibri"/>
                <w:color w:val="000000" w:themeColor="text1"/>
                <w:lang w:val="vi-VN"/>
              </w:rPr>
              <w:t>,</w:t>
            </w:r>
          </w:p>
          <w:p w14:paraId="5CD9034C" w14:textId="77777777" w:rsidR="00FE2045" w:rsidRPr="00C64C7C" w:rsidRDefault="00FE2045" w:rsidP="00BC734C">
            <w:pPr>
              <w:pStyle w:val="0noidung"/>
              <w:spacing w:before="60" w:after="60" w:line="288" w:lineRule="auto"/>
              <w:ind w:firstLine="0"/>
              <w:rPr>
                <w:rFonts w:eastAsia="Calibri"/>
                <w:color w:val="000000" w:themeColor="text1"/>
              </w:rPr>
            </w:pPr>
            <w:r w:rsidRPr="00C64C7C">
              <w:rPr>
                <w:color w:val="000000" w:themeColor="text1"/>
              </w:rPr>
              <w:t xml:space="preserve">– </w:t>
            </w:r>
            <w:r w:rsidRPr="00C64C7C">
              <w:rPr>
                <w:rFonts w:eastAsia="Calibri"/>
                <w:color w:val="000000" w:themeColor="text1"/>
                <w:lang w:val="vi-VN"/>
              </w:rPr>
              <w:t>Nêu được ví dụ minh hoạ về thông tin và dữ liệu</w:t>
            </w:r>
            <w:r w:rsidRPr="00C64C7C">
              <w:rPr>
                <w:rFonts w:eastAsia="Calibri"/>
                <w:color w:val="000000" w:themeColor="text1"/>
              </w:rPr>
              <w:t>.</w:t>
            </w:r>
          </w:p>
          <w:p w14:paraId="0C606AA1" w14:textId="77777777" w:rsidR="00FE2045" w:rsidRPr="00C64C7C" w:rsidRDefault="00FE2045" w:rsidP="00BC734C">
            <w:pPr>
              <w:pStyle w:val="0noidung"/>
              <w:spacing w:before="60" w:after="60" w:line="288" w:lineRule="auto"/>
              <w:ind w:firstLine="0"/>
              <w:rPr>
                <w:b/>
                <w:color w:val="000000" w:themeColor="text1"/>
              </w:rPr>
            </w:pPr>
            <w:r w:rsidRPr="00C64C7C">
              <w:rPr>
                <w:b/>
                <w:color w:val="000000" w:themeColor="text1"/>
              </w:rPr>
              <w:t>Vận dụng</w:t>
            </w:r>
          </w:p>
          <w:p w14:paraId="69E76B2B" w14:textId="77777777" w:rsidR="00FE2045" w:rsidRPr="00C64C7C" w:rsidRDefault="00FE2045" w:rsidP="00BC734C">
            <w:pPr>
              <w:pStyle w:val="0noidung"/>
              <w:spacing w:before="60" w:after="60" w:line="288" w:lineRule="auto"/>
              <w:ind w:firstLine="0"/>
              <w:rPr>
                <w:rFonts w:eastAsia="Calibri"/>
                <w:color w:val="000000" w:themeColor="text1"/>
                <w:lang w:val="vi-VN"/>
              </w:rPr>
            </w:pPr>
            <w:r w:rsidRPr="00C64C7C">
              <w:rPr>
                <w:color w:val="000000" w:themeColor="text1"/>
              </w:rPr>
              <w:t xml:space="preserve">– </w:t>
            </w:r>
            <w:r w:rsidRPr="00C64C7C">
              <w:rPr>
                <w:rFonts w:eastAsia="Calibri"/>
                <w:color w:val="000000" w:themeColor="text1"/>
                <w:lang w:val="vi-VN"/>
              </w:rPr>
              <w:t>Chuyển đổi được giữa các đơn vị lưu trữ thông tin: B, KB, MB,...</w:t>
            </w:r>
          </w:p>
          <w:p w14:paraId="6E0731CD" w14:textId="77777777" w:rsidR="00FE2045" w:rsidRPr="00C64C7C" w:rsidRDefault="00FE2045" w:rsidP="00BC734C">
            <w:pPr>
              <w:widowControl w:val="0"/>
              <w:tabs>
                <w:tab w:val="left" w:pos="227"/>
              </w:tabs>
              <w:jc w:val="both"/>
              <w:rPr>
                <w:rFonts w:eastAsia="Times New Roman" w:cs="Times New Roman"/>
                <w:color w:val="000000" w:themeColor="text1"/>
                <w:sz w:val="28"/>
                <w:szCs w:val="28"/>
                <w:lang w:val="vi-VN"/>
              </w:rPr>
            </w:pPr>
            <w:r w:rsidRPr="00C64C7C">
              <w:rPr>
                <w:rFonts w:cs="Times New Roman"/>
                <w:color w:val="000000" w:themeColor="text1"/>
                <w:sz w:val="28"/>
                <w:szCs w:val="28"/>
                <w:lang w:val="es-ES"/>
              </w:rPr>
              <w:t xml:space="preserve">– </w:t>
            </w:r>
            <w:r w:rsidRPr="00C64C7C">
              <w:rPr>
                <w:rFonts w:eastAsia="Arial" w:cs="Times New Roman"/>
                <w:color w:val="000000" w:themeColor="text1"/>
                <w:sz w:val="28"/>
                <w:szCs w:val="28"/>
                <w:lang w:val="vi-VN"/>
              </w:rPr>
              <w:t xml:space="preserve">Xử lí và truyền thông tin bằng </w:t>
            </w:r>
            <w:r w:rsidRPr="00C64C7C">
              <w:rPr>
                <w:rFonts w:eastAsia="Calibri" w:cs="Times New Roman"/>
                <w:color w:val="000000" w:themeColor="text1"/>
                <w:sz w:val="28"/>
                <w:szCs w:val="28"/>
                <w:lang w:val="vi-VN"/>
              </w:rPr>
              <w:t xml:space="preserve">thiết bị </w:t>
            </w:r>
            <w:r w:rsidRPr="00C64C7C">
              <w:rPr>
                <w:rFonts w:eastAsia="Calibri" w:cs="Times New Roman"/>
                <w:color w:val="000000" w:themeColor="text1"/>
                <w:sz w:val="28"/>
                <w:szCs w:val="28"/>
                <w:lang w:val="vi-VN"/>
              </w:rPr>
              <w:lastRenderedPageBreak/>
              <w:t>số.</w:t>
            </w:r>
          </w:p>
        </w:tc>
        <w:tc>
          <w:tcPr>
            <w:tcW w:w="401" w:type="pct"/>
            <w:gridSpan w:val="2"/>
            <w:vAlign w:val="center"/>
          </w:tcPr>
          <w:p w14:paraId="250E75DE" w14:textId="77777777" w:rsidR="00FE2045" w:rsidRPr="00C64C7C" w:rsidRDefault="00FE2045" w:rsidP="00BC734C">
            <w:pPr>
              <w:keepLines/>
              <w:spacing w:after="120"/>
              <w:rPr>
                <w:rFonts w:cs="Times New Roman"/>
                <w:color w:val="000000" w:themeColor="text1"/>
                <w:sz w:val="28"/>
                <w:szCs w:val="28"/>
              </w:rPr>
            </w:pPr>
            <w:r w:rsidRPr="00C64C7C">
              <w:rPr>
                <w:rFonts w:cs="Times New Roman"/>
                <w:color w:val="000000" w:themeColor="text1"/>
                <w:sz w:val="28"/>
                <w:szCs w:val="28"/>
              </w:rPr>
              <w:lastRenderedPageBreak/>
              <w:t>2 (TN)</w:t>
            </w:r>
          </w:p>
        </w:tc>
        <w:tc>
          <w:tcPr>
            <w:tcW w:w="401" w:type="pct"/>
            <w:gridSpan w:val="2"/>
            <w:vAlign w:val="center"/>
          </w:tcPr>
          <w:p w14:paraId="36CC8ACF" w14:textId="77777777" w:rsidR="00FE2045" w:rsidRPr="00C64C7C" w:rsidRDefault="00FE2045" w:rsidP="00BC734C">
            <w:pPr>
              <w:keepLines/>
              <w:spacing w:after="120"/>
              <w:rPr>
                <w:rFonts w:cs="Times New Roman"/>
                <w:color w:val="000000" w:themeColor="text1"/>
                <w:sz w:val="28"/>
                <w:szCs w:val="28"/>
              </w:rPr>
            </w:pPr>
            <w:r w:rsidRPr="00C64C7C">
              <w:rPr>
                <w:rFonts w:cs="Times New Roman"/>
                <w:color w:val="000000" w:themeColor="text1"/>
                <w:sz w:val="28"/>
                <w:szCs w:val="28"/>
              </w:rPr>
              <w:t>2 (TN)</w:t>
            </w:r>
          </w:p>
        </w:tc>
        <w:tc>
          <w:tcPr>
            <w:tcW w:w="401" w:type="pct"/>
            <w:gridSpan w:val="2"/>
            <w:vAlign w:val="center"/>
          </w:tcPr>
          <w:p w14:paraId="5FF5F3C6" w14:textId="77777777" w:rsidR="00FE2045" w:rsidRPr="00C64C7C" w:rsidRDefault="00FE2045" w:rsidP="00BC734C">
            <w:pPr>
              <w:keepLines/>
              <w:spacing w:after="120"/>
              <w:rPr>
                <w:rFonts w:cs="Times New Roman"/>
                <w:color w:val="000000" w:themeColor="text1"/>
                <w:sz w:val="28"/>
                <w:szCs w:val="28"/>
              </w:rPr>
            </w:pPr>
            <w:r w:rsidRPr="00C64C7C">
              <w:rPr>
                <w:rFonts w:cs="Times New Roman"/>
                <w:color w:val="000000" w:themeColor="text1"/>
                <w:sz w:val="28"/>
                <w:szCs w:val="28"/>
              </w:rPr>
              <w:t>1 (TL)</w:t>
            </w:r>
          </w:p>
        </w:tc>
        <w:tc>
          <w:tcPr>
            <w:tcW w:w="403" w:type="pct"/>
            <w:gridSpan w:val="2"/>
            <w:vAlign w:val="center"/>
          </w:tcPr>
          <w:p w14:paraId="7995E531" w14:textId="77777777" w:rsidR="00FE2045" w:rsidRPr="00C64C7C" w:rsidRDefault="00FE2045" w:rsidP="00BC734C">
            <w:pPr>
              <w:keepLines/>
              <w:spacing w:after="120"/>
              <w:rPr>
                <w:rFonts w:cs="Times New Roman"/>
                <w:color w:val="000000" w:themeColor="text1"/>
                <w:sz w:val="28"/>
                <w:szCs w:val="28"/>
              </w:rPr>
            </w:pPr>
          </w:p>
        </w:tc>
      </w:tr>
      <w:tr w:rsidR="00FE2045" w:rsidRPr="00C64C7C" w14:paraId="6A8455B1" w14:textId="77777777" w:rsidTr="00BC734C">
        <w:trPr>
          <w:gridAfter w:val="1"/>
          <w:wAfter w:w="3" w:type="pct"/>
        </w:trPr>
        <w:tc>
          <w:tcPr>
            <w:tcW w:w="243" w:type="pct"/>
            <w:vMerge/>
            <w:tcBorders>
              <w:top w:val="single" w:sz="4" w:space="0" w:color="auto"/>
            </w:tcBorders>
            <w:vAlign w:val="center"/>
          </w:tcPr>
          <w:p w14:paraId="72459CE7" w14:textId="77777777" w:rsidR="00FE2045" w:rsidRPr="00C64C7C" w:rsidRDefault="00FE2045" w:rsidP="00BC734C">
            <w:pPr>
              <w:keepLines/>
              <w:spacing w:after="120"/>
              <w:jc w:val="left"/>
              <w:rPr>
                <w:rFonts w:cs="Times New Roman"/>
                <w:color w:val="000000" w:themeColor="text1"/>
                <w:sz w:val="28"/>
                <w:szCs w:val="28"/>
              </w:rPr>
            </w:pPr>
          </w:p>
        </w:tc>
        <w:tc>
          <w:tcPr>
            <w:tcW w:w="662" w:type="pct"/>
            <w:vMerge/>
            <w:tcBorders>
              <w:top w:val="single" w:sz="4" w:space="0" w:color="auto"/>
            </w:tcBorders>
            <w:vAlign w:val="center"/>
          </w:tcPr>
          <w:p w14:paraId="73A1458C" w14:textId="77777777" w:rsidR="00FE2045" w:rsidRPr="00C64C7C" w:rsidRDefault="00FE2045" w:rsidP="00BC734C">
            <w:pPr>
              <w:keepLines/>
              <w:spacing w:after="120"/>
              <w:jc w:val="left"/>
              <w:rPr>
                <w:rFonts w:cs="Times New Roman"/>
                <w:b/>
                <w:bCs/>
                <w:color w:val="000000" w:themeColor="text1"/>
                <w:sz w:val="28"/>
                <w:szCs w:val="28"/>
              </w:rPr>
            </w:pPr>
          </w:p>
        </w:tc>
        <w:tc>
          <w:tcPr>
            <w:tcW w:w="785" w:type="pct"/>
            <w:tcBorders>
              <w:top w:val="single" w:sz="4" w:space="0" w:color="auto"/>
            </w:tcBorders>
            <w:vAlign w:val="center"/>
          </w:tcPr>
          <w:p w14:paraId="0CF600FA" w14:textId="77777777" w:rsidR="00FE2045" w:rsidRPr="00C64C7C" w:rsidRDefault="00FE2045" w:rsidP="00BC734C">
            <w:pPr>
              <w:keepLines/>
              <w:spacing w:after="120"/>
              <w:jc w:val="both"/>
              <w:rPr>
                <w:rFonts w:cs="Times New Roman"/>
                <w:b/>
                <w:bCs/>
                <w:color w:val="000000" w:themeColor="text1"/>
                <w:sz w:val="28"/>
                <w:szCs w:val="28"/>
              </w:rPr>
            </w:pPr>
            <w:r w:rsidRPr="00C64C7C">
              <w:rPr>
                <w:rFonts w:eastAsia="Calibri" w:cs="Times New Roman"/>
                <w:color w:val="000000" w:themeColor="text1"/>
                <w:sz w:val="28"/>
                <w:szCs w:val="28"/>
              </w:rPr>
              <w:t xml:space="preserve">2. </w:t>
            </w:r>
            <w:r w:rsidRPr="00C64C7C">
              <w:rPr>
                <w:rFonts w:eastAsia="Calibri" w:cs="Times New Roman"/>
                <w:color w:val="000000" w:themeColor="text1"/>
                <w:sz w:val="28"/>
                <w:szCs w:val="28"/>
                <w:lang w:val="vi-VN"/>
              </w:rPr>
              <w:t xml:space="preserve">Vai trò của máy tính và các thiết bị </w:t>
            </w:r>
            <w:r w:rsidRPr="00C64C7C">
              <w:rPr>
                <w:rFonts w:eastAsia="Calibri" w:cs="Times New Roman"/>
                <w:color w:val="000000" w:themeColor="text1"/>
                <w:sz w:val="28"/>
                <w:szCs w:val="28"/>
              </w:rPr>
              <w:t>t</w:t>
            </w:r>
            <w:r w:rsidRPr="00C64C7C">
              <w:rPr>
                <w:rFonts w:eastAsia="Calibri" w:cs="Times New Roman"/>
                <w:color w:val="000000" w:themeColor="text1"/>
                <w:sz w:val="28"/>
                <w:szCs w:val="28"/>
                <w:lang w:val="vi-VN"/>
              </w:rPr>
              <w:t>hông minh trong nền kinh tế tri thức</w:t>
            </w:r>
          </w:p>
        </w:tc>
        <w:tc>
          <w:tcPr>
            <w:tcW w:w="1701" w:type="pct"/>
            <w:tcBorders>
              <w:top w:val="single" w:sz="4" w:space="0" w:color="auto"/>
            </w:tcBorders>
            <w:vAlign w:val="center"/>
          </w:tcPr>
          <w:p w14:paraId="549026B3" w14:textId="77777777" w:rsidR="00FE2045" w:rsidRPr="00C64C7C" w:rsidRDefault="00FE2045" w:rsidP="00BC734C">
            <w:pPr>
              <w:pStyle w:val="0noidung"/>
              <w:spacing w:before="60" w:after="60" w:line="288" w:lineRule="auto"/>
              <w:ind w:firstLine="0"/>
              <w:rPr>
                <w:b/>
                <w:color w:val="000000" w:themeColor="text1"/>
              </w:rPr>
            </w:pPr>
            <w:r w:rsidRPr="00C64C7C">
              <w:rPr>
                <w:b/>
                <w:color w:val="000000" w:themeColor="text1"/>
              </w:rPr>
              <w:t>Nhận biết</w:t>
            </w:r>
          </w:p>
          <w:p w14:paraId="39297D7D" w14:textId="77777777" w:rsidR="00FE2045" w:rsidRPr="00C64C7C" w:rsidRDefault="00FE2045" w:rsidP="00BC734C">
            <w:pPr>
              <w:pStyle w:val="0noidung"/>
              <w:spacing w:before="60" w:after="60" w:line="288" w:lineRule="auto"/>
              <w:ind w:firstLine="0"/>
              <w:rPr>
                <w:rFonts w:eastAsia="Calibri"/>
                <w:color w:val="000000" w:themeColor="text1"/>
              </w:rPr>
            </w:pPr>
            <w:r w:rsidRPr="00C64C7C">
              <w:rPr>
                <w:color w:val="000000" w:themeColor="text1"/>
              </w:rPr>
              <w:t xml:space="preserve">– </w:t>
            </w:r>
            <w:r w:rsidRPr="00C64C7C">
              <w:rPr>
                <w:rFonts w:eastAsia="Calibri"/>
                <w:color w:val="000000" w:themeColor="text1"/>
                <w:lang w:val="vi-VN"/>
              </w:rPr>
              <w:t xml:space="preserve">Trình bày được những đóng góp </w:t>
            </w:r>
            <w:r w:rsidRPr="00C64C7C">
              <w:rPr>
                <w:rFonts w:eastAsia="Calibri"/>
                <w:color w:val="000000" w:themeColor="text1"/>
              </w:rPr>
              <w:t xml:space="preserve">cơ bản </w:t>
            </w:r>
            <w:r w:rsidRPr="00C64C7C">
              <w:rPr>
                <w:rFonts w:eastAsia="Calibri"/>
                <w:color w:val="000000" w:themeColor="text1"/>
                <w:lang w:val="vi-VN"/>
              </w:rPr>
              <w:t>của tin học đối với xã hội</w:t>
            </w:r>
            <w:r w:rsidRPr="00C64C7C">
              <w:rPr>
                <w:rFonts w:eastAsia="Calibri"/>
                <w:color w:val="000000" w:themeColor="text1"/>
              </w:rPr>
              <w:t>.</w:t>
            </w:r>
          </w:p>
          <w:p w14:paraId="07C003CC" w14:textId="77777777" w:rsidR="00FE2045" w:rsidRPr="00C64C7C" w:rsidRDefault="00FE2045" w:rsidP="00BC734C">
            <w:pPr>
              <w:pStyle w:val="0noidung"/>
              <w:spacing w:before="60" w:after="60" w:line="288" w:lineRule="auto"/>
              <w:ind w:firstLine="0"/>
              <w:rPr>
                <w:rFonts w:eastAsia="Calibri"/>
                <w:color w:val="000000" w:themeColor="text1"/>
              </w:rPr>
            </w:pPr>
            <w:r w:rsidRPr="00C64C7C">
              <w:rPr>
                <w:color w:val="000000" w:themeColor="text1"/>
              </w:rPr>
              <w:t xml:space="preserve">– </w:t>
            </w:r>
            <w:r w:rsidRPr="00C64C7C">
              <w:rPr>
                <w:rFonts w:eastAsia="Calibri"/>
                <w:color w:val="000000" w:themeColor="text1"/>
                <w:lang w:val="vi-VN"/>
              </w:rPr>
              <w:t xml:space="preserve">Nhận biết được một vài thiết bị số thông dụng </w:t>
            </w:r>
            <w:r w:rsidRPr="00C64C7C">
              <w:rPr>
                <w:rFonts w:eastAsia="Calibri"/>
                <w:color w:val="000000" w:themeColor="text1"/>
              </w:rPr>
              <w:t xml:space="preserve">khác </w:t>
            </w:r>
            <w:r w:rsidRPr="00C64C7C">
              <w:rPr>
                <w:rFonts w:eastAsia="Calibri"/>
                <w:color w:val="000000" w:themeColor="text1"/>
                <w:lang w:val="vi-VN"/>
              </w:rPr>
              <w:t xml:space="preserve">ngoài </w:t>
            </w:r>
            <w:r w:rsidRPr="00C64C7C">
              <w:rPr>
                <w:rFonts w:eastAsia="Calibri"/>
                <w:color w:val="000000" w:themeColor="text1"/>
              </w:rPr>
              <w:t xml:space="preserve">máy tính để bàn </w:t>
            </w:r>
            <w:r w:rsidRPr="00C64C7C">
              <w:rPr>
                <w:rFonts w:eastAsia="Calibri"/>
                <w:color w:val="000000" w:themeColor="text1"/>
                <w:lang w:val="vi-VN"/>
              </w:rPr>
              <w:t>và laptop</w:t>
            </w:r>
            <w:r w:rsidRPr="00C64C7C">
              <w:rPr>
                <w:rFonts w:eastAsia="Calibri"/>
                <w:color w:val="000000" w:themeColor="text1"/>
              </w:rPr>
              <w:t>.</w:t>
            </w:r>
          </w:p>
          <w:p w14:paraId="6C5E6559" w14:textId="77777777" w:rsidR="00FE2045" w:rsidRPr="00C64C7C" w:rsidRDefault="00FE2045" w:rsidP="00BC734C">
            <w:pPr>
              <w:pStyle w:val="0noidung"/>
              <w:spacing w:before="60" w:after="60" w:line="288" w:lineRule="auto"/>
              <w:ind w:firstLine="0"/>
              <w:rPr>
                <w:color w:val="000000" w:themeColor="text1"/>
              </w:rPr>
            </w:pPr>
            <w:r w:rsidRPr="00C64C7C">
              <w:rPr>
                <w:color w:val="000000" w:themeColor="text1"/>
              </w:rPr>
              <w:t xml:space="preserve">– </w:t>
            </w:r>
            <w:r w:rsidRPr="00C64C7C">
              <w:rPr>
                <w:rFonts w:eastAsia="Calibri"/>
                <w:color w:val="000000" w:themeColor="text1"/>
              </w:rPr>
              <w:t>Giới thiệu được các thành tựu nổi bật ở một số mốc thời gian để minh hoạ sự phát triển của ngành tin học.</w:t>
            </w:r>
          </w:p>
          <w:p w14:paraId="7C630908" w14:textId="77777777" w:rsidR="00FE2045" w:rsidRPr="00C64C7C" w:rsidRDefault="00FE2045" w:rsidP="00BC734C">
            <w:pPr>
              <w:pStyle w:val="0noidung"/>
              <w:spacing w:before="60" w:after="60" w:line="288" w:lineRule="auto"/>
              <w:ind w:firstLine="0"/>
              <w:rPr>
                <w:b/>
                <w:color w:val="000000" w:themeColor="text1"/>
              </w:rPr>
            </w:pPr>
            <w:r w:rsidRPr="00C64C7C">
              <w:rPr>
                <w:b/>
                <w:color w:val="000000" w:themeColor="text1"/>
              </w:rPr>
              <w:t>Thông hiểu</w:t>
            </w:r>
          </w:p>
          <w:p w14:paraId="7E5E61ED" w14:textId="77777777" w:rsidR="00FE2045" w:rsidRPr="00C64C7C" w:rsidRDefault="00FE2045" w:rsidP="00BC734C">
            <w:pPr>
              <w:pStyle w:val="0noidung"/>
              <w:spacing w:before="60" w:after="60" w:line="288" w:lineRule="auto"/>
              <w:ind w:firstLine="0"/>
              <w:rPr>
                <w:rFonts w:eastAsia="Calibri"/>
                <w:color w:val="000000" w:themeColor="text1"/>
              </w:rPr>
            </w:pPr>
            <w:r w:rsidRPr="00C64C7C">
              <w:rPr>
                <w:color w:val="000000" w:themeColor="text1"/>
              </w:rPr>
              <w:t xml:space="preserve">– </w:t>
            </w:r>
            <w:r w:rsidRPr="00C64C7C">
              <w:rPr>
                <w:rFonts w:eastAsia="Calibri"/>
                <w:color w:val="000000" w:themeColor="text1"/>
              </w:rPr>
              <w:t>Nêu được ví dụ cụ thể về thiết bị thông minh.</w:t>
            </w:r>
          </w:p>
          <w:p w14:paraId="05DFC234" w14:textId="77777777" w:rsidR="00FE2045" w:rsidRPr="00C64C7C" w:rsidRDefault="00FE2045" w:rsidP="00BC734C">
            <w:pPr>
              <w:pStyle w:val="0noidung"/>
              <w:spacing w:before="60" w:after="60" w:line="288" w:lineRule="auto"/>
              <w:ind w:firstLine="0"/>
              <w:rPr>
                <w:rFonts w:eastAsia="Calibri"/>
                <w:color w:val="000000" w:themeColor="text1"/>
              </w:rPr>
            </w:pPr>
            <w:r w:rsidRPr="00C64C7C">
              <w:rPr>
                <w:color w:val="000000" w:themeColor="text1"/>
              </w:rPr>
              <w:t xml:space="preserve">– </w:t>
            </w:r>
            <w:r w:rsidRPr="00C64C7C">
              <w:rPr>
                <w:rFonts w:eastAsia="Calibri"/>
                <w:color w:val="000000" w:themeColor="text1"/>
              </w:rPr>
              <w:t>Giải thích được vai trò của những thiết bị thông minh đối với sự phát triển của xã hội và cuộc cách mạng công nghiệp 4.0.</w:t>
            </w:r>
          </w:p>
          <w:p w14:paraId="7429F72A" w14:textId="77777777" w:rsidR="00FE2045" w:rsidRPr="00C64C7C" w:rsidRDefault="00FE2045" w:rsidP="00BC734C">
            <w:pPr>
              <w:pStyle w:val="0noidung"/>
              <w:spacing w:before="60" w:after="60" w:line="288" w:lineRule="auto"/>
              <w:ind w:firstLine="0"/>
              <w:rPr>
                <w:rFonts w:eastAsia="Calibri"/>
                <w:color w:val="000000" w:themeColor="text1"/>
              </w:rPr>
            </w:pPr>
            <w:r w:rsidRPr="00C64C7C">
              <w:rPr>
                <w:color w:val="000000" w:themeColor="text1"/>
              </w:rPr>
              <w:t xml:space="preserve">– </w:t>
            </w:r>
            <w:r w:rsidRPr="00C64C7C">
              <w:rPr>
                <w:rFonts w:eastAsia="Calibri"/>
                <w:color w:val="000000" w:themeColor="text1"/>
              </w:rPr>
              <w:t>Giải thích được các thiết bị đó cũng là những hệ thống xử lí thông tin.</w:t>
            </w:r>
          </w:p>
          <w:p w14:paraId="08FC01E5" w14:textId="77777777" w:rsidR="00FE2045" w:rsidRPr="00C64C7C" w:rsidRDefault="00FE2045" w:rsidP="00BC734C">
            <w:pPr>
              <w:pStyle w:val="0noidung"/>
              <w:spacing w:before="60" w:after="60" w:line="288" w:lineRule="auto"/>
              <w:ind w:firstLine="0"/>
              <w:rPr>
                <w:rFonts w:eastAsia="Calibri"/>
                <w:color w:val="000000" w:themeColor="text1"/>
              </w:rPr>
            </w:pPr>
            <w:r w:rsidRPr="00C64C7C">
              <w:t>–</w:t>
            </w:r>
            <w:r w:rsidRPr="00C64C7C">
              <w:rPr>
                <w:lang w:val="vi-VN"/>
              </w:rPr>
              <w:t xml:space="preserve"> </w:t>
            </w:r>
            <w:r w:rsidRPr="00C64C7C">
              <w:t>Nêu được ví dụ minh họa về những đóng góp cơ bản của tin học đối với xã hội.</w:t>
            </w:r>
            <w:r w:rsidRPr="00C64C7C">
              <w:rPr>
                <w:color w:val="000000" w:themeColor="text1"/>
              </w:rPr>
              <w:t xml:space="preserve"> </w:t>
            </w:r>
          </w:p>
        </w:tc>
        <w:tc>
          <w:tcPr>
            <w:tcW w:w="401" w:type="pct"/>
            <w:gridSpan w:val="2"/>
            <w:tcBorders>
              <w:top w:val="single" w:sz="4" w:space="0" w:color="000000"/>
            </w:tcBorders>
            <w:vAlign w:val="center"/>
          </w:tcPr>
          <w:p w14:paraId="46E15694" w14:textId="77777777" w:rsidR="00FE2045" w:rsidRPr="00C64C7C" w:rsidRDefault="00FE2045" w:rsidP="00BC734C">
            <w:pPr>
              <w:keepLines/>
              <w:spacing w:after="120"/>
              <w:rPr>
                <w:rFonts w:cs="Times New Roman"/>
                <w:color w:val="000000" w:themeColor="text1"/>
                <w:sz w:val="28"/>
                <w:szCs w:val="28"/>
              </w:rPr>
            </w:pPr>
            <w:r w:rsidRPr="00C64C7C">
              <w:rPr>
                <w:rFonts w:cs="Times New Roman"/>
                <w:color w:val="000000" w:themeColor="text1"/>
                <w:sz w:val="28"/>
                <w:szCs w:val="28"/>
              </w:rPr>
              <w:t>4 (TN)</w:t>
            </w:r>
          </w:p>
        </w:tc>
        <w:tc>
          <w:tcPr>
            <w:tcW w:w="401" w:type="pct"/>
            <w:gridSpan w:val="2"/>
            <w:tcBorders>
              <w:top w:val="single" w:sz="4" w:space="0" w:color="000000"/>
            </w:tcBorders>
            <w:vAlign w:val="center"/>
          </w:tcPr>
          <w:p w14:paraId="4DC341EF" w14:textId="6FAC902F" w:rsidR="00FE2045" w:rsidRPr="00C64C7C" w:rsidRDefault="00701748" w:rsidP="00701748">
            <w:pPr>
              <w:keepLines/>
              <w:spacing w:after="120"/>
              <w:rPr>
                <w:rFonts w:cs="Times New Roman"/>
                <w:color w:val="000000" w:themeColor="text1"/>
                <w:sz w:val="28"/>
                <w:szCs w:val="28"/>
              </w:rPr>
            </w:pPr>
            <w:r>
              <w:rPr>
                <w:rFonts w:cs="Times New Roman"/>
                <w:color w:val="000000" w:themeColor="text1"/>
                <w:sz w:val="28"/>
                <w:szCs w:val="28"/>
              </w:rPr>
              <w:t>1</w:t>
            </w:r>
            <w:r w:rsidR="00FE2045" w:rsidRPr="00C64C7C">
              <w:rPr>
                <w:rFonts w:cs="Times New Roman"/>
                <w:color w:val="000000" w:themeColor="text1"/>
                <w:sz w:val="28"/>
                <w:szCs w:val="28"/>
              </w:rPr>
              <w:t xml:space="preserve"> (</w:t>
            </w:r>
            <w:r>
              <w:rPr>
                <w:rFonts w:cs="Times New Roman"/>
                <w:color w:val="000000" w:themeColor="text1"/>
                <w:sz w:val="28"/>
                <w:szCs w:val="28"/>
              </w:rPr>
              <w:t>ĐS</w:t>
            </w:r>
            <w:r w:rsidR="00FE2045" w:rsidRPr="00C64C7C">
              <w:rPr>
                <w:rFonts w:cs="Times New Roman"/>
                <w:color w:val="000000" w:themeColor="text1"/>
                <w:sz w:val="28"/>
                <w:szCs w:val="28"/>
              </w:rPr>
              <w:t>)</w:t>
            </w:r>
          </w:p>
        </w:tc>
        <w:tc>
          <w:tcPr>
            <w:tcW w:w="401" w:type="pct"/>
            <w:gridSpan w:val="2"/>
            <w:tcBorders>
              <w:top w:val="single" w:sz="4" w:space="0" w:color="000000"/>
            </w:tcBorders>
            <w:vAlign w:val="center"/>
          </w:tcPr>
          <w:p w14:paraId="56C54351" w14:textId="77777777" w:rsidR="00FE2045" w:rsidRPr="00C64C7C" w:rsidRDefault="00FE2045" w:rsidP="00BC734C">
            <w:pPr>
              <w:keepLines/>
              <w:spacing w:after="120"/>
              <w:rPr>
                <w:rFonts w:cs="Times New Roman"/>
                <w:color w:val="000000" w:themeColor="text1"/>
                <w:sz w:val="28"/>
                <w:szCs w:val="28"/>
              </w:rPr>
            </w:pPr>
          </w:p>
        </w:tc>
        <w:tc>
          <w:tcPr>
            <w:tcW w:w="403" w:type="pct"/>
            <w:gridSpan w:val="2"/>
            <w:tcBorders>
              <w:top w:val="single" w:sz="4" w:space="0" w:color="000000"/>
            </w:tcBorders>
            <w:vAlign w:val="center"/>
          </w:tcPr>
          <w:p w14:paraId="68B45DEE" w14:textId="77777777" w:rsidR="00FE2045" w:rsidRPr="00C64C7C" w:rsidRDefault="00FE2045" w:rsidP="00BC734C">
            <w:pPr>
              <w:keepLines/>
              <w:spacing w:after="120"/>
              <w:rPr>
                <w:rFonts w:cs="Times New Roman"/>
                <w:color w:val="000000" w:themeColor="text1"/>
                <w:sz w:val="28"/>
                <w:szCs w:val="28"/>
              </w:rPr>
            </w:pPr>
          </w:p>
        </w:tc>
      </w:tr>
      <w:tr w:rsidR="00FE2045" w:rsidRPr="00C64C7C" w14:paraId="1BA4B004" w14:textId="77777777" w:rsidTr="00BC734C">
        <w:trPr>
          <w:gridAfter w:val="1"/>
          <w:wAfter w:w="3" w:type="pct"/>
        </w:trPr>
        <w:tc>
          <w:tcPr>
            <w:tcW w:w="243" w:type="pct"/>
            <w:vMerge/>
            <w:vAlign w:val="center"/>
          </w:tcPr>
          <w:p w14:paraId="71D84628" w14:textId="77777777" w:rsidR="00FE2045" w:rsidRPr="00C64C7C" w:rsidRDefault="00FE2045" w:rsidP="00BC734C">
            <w:pPr>
              <w:keepLines/>
              <w:spacing w:after="120"/>
              <w:jc w:val="left"/>
              <w:rPr>
                <w:rFonts w:cs="Times New Roman"/>
                <w:color w:val="000000" w:themeColor="text1"/>
                <w:sz w:val="28"/>
                <w:szCs w:val="28"/>
              </w:rPr>
            </w:pPr>
          </w:p>
        </w:tc>
        <w:tc>
          <w:tcPr>
            <w:tcW w:w="662" w:type="pct"/>
            <w:vMerge/>
            <w:vAlign w:val="center"/>
          </w:tcPr>
          <w:p w14:paraId="11086B17" w14:textId="77777777" w:rsidR="00FE2045" w:rsidRPr="00C64C7C" w:rsidRDefault="00FE2045" w:rsidP="00BC734C">
            <w:pPr>
              <w:keepLines/>
              <w:spacing w:after="120"/>
              <w:jc w:val="left"/>
              <w:rPr>
                <w:rFonts w:cs="Times New Roman"/>
                <w:b/>
                <w:bCs/>
                <w:color w:val="000000" w:themeColor="text1"/>
                <w:sz w:val="28"/>
                <w:szCs w:val="28"/>
              </w:rPr>
            </w:pPr>
          </w:p>
        </w:tc>
        <w:tc>
          <w:tcPr>
            <w:tcW w:w="785" w:type="pct"/>
          </w:tcPr>
          <w:p w14:paraId="0B00FCE4" w14:textId="77777777" w:rsidR="00FE2045" w:rsidRPr="00C64C7C" w:rsidRDefault="00FE2045" w:rsidP="00BC734C">
            <w:pPr>
              <w:keepLines/>
              <w:spacing w:after="120"/>
              <w:jc w:val="left"/>
              <w:rPr>
                <w:rFonts w:eastAsia="Times New Roman" w:cs="Times New Roman"/>
                <w:color w:val="000000" w:themeColor="text1"/>
                <w:sz w:val="28"/>
                <w:szCs w:val="28"/>
              </w:rPr>
            </w:pPr>
            <w:r w:rsidRPr="00C64C7C">
              <w:rPr>
                <w:rFonts w:eastAsia="Times New Roman" w:cs="Times New Roman"/>
                <w:color w:val="000000" w:themeColor="text1"/>
                <w:spacing w:val="-6"/>
                <w:sz w:val="28"/>
                <w:szCs w:val="28"/>
              </w:rPr>
              <w:t>3. Kĩ năng sử dụng</w:t>
            </w:r>
            <w:r w:rsidRPr="00C64C7C">
              <w:rPr>
                <w:rFonts w:eastAsia="Times New Roman" w:cs="Times New Roman"/>
                <w:color w:val="000000" w:themeColor="text1"/>
                <w:sz w:val="28"/>
                <w:szCs w:val="28"/>
              </w:rPr>
              <w:t xml:space="preserve"> thiết bị số của mỗi công dân.</w:t>
            </w:r>
          </w:p>
        </w:tc>
        <w:tc>
          <w:tcPr>
            <w:tcW w:w="1701" w:type="pct"/>
            <w:vAlign w:val="center"/>
          </w:tcPr>
          <w:p w14:paraId="3FF27EC2" w14:textId="77777777" w:rsidR="00FE2045" w:rsidRPr="00C64C7C" w:rsidRDefault="00FE2045" w:rsidP="00BC734C">
            <w:pPr>
              <w:pStyle w:val="ListParagraph"/>
              <w:widowControl w:val="0"/>
              <w:tabs>
                <w:tab w:val="left" w:pos="227"/>
              </w:tabs>
              <w:ind w:left="0"/>
              <w:jc w:val="both"/>
              <w:rPr>
                <w:rFonts w:cs="Times New Roman"/>
                <w:b/>
                <w:color w:val="000000" w:themeColor="text1"/>
                <w:sz w:val="28"/>
                <w:szCs w:val="28"/>
              </w:rPr>
            </w:pPr>
            <w:r w:rsidRPr="00C64C7C">
              <w:rPr>
                <w:rFonts w:cs="Times New Roman"/>
                <w:b/>
                <w:color w:val="000000" w:themeColor="text1"/>
                <w:sz w:val="28"/>
                <w:szCs w:val="28"/>
              </w:rPr>
              <w:t>Vận dụng</w:t>
            </w:r>
          </w:p>
          <w:p w14:paraId="54F5C0B3" w14:textId="77777777" w:rsidR="00FE2045" w:rsidRPr="00C64C7C" w:rsidRDefault="00FE2045" w:rsidP="00BC734C">
            <w:pPr>
              <w:pStyle w:val="ListParagraph"/>
              <w:widowControl w:val="0"/>
              <w:tabs>
                <w:tab w:val="left" w:pos="227"/>
              </w:tabs>
              <w:ind w:left="0"/>
              <w:jc w:val="both"/>
              <w:rPr>
                <w:rFonts w:eastAsia="Calibri" w:cs="Times New Roman"/>
                <w:color w:val="000000" w:themeColor="text1"/>
                <w:sz w:val="28"/>
                <w:szCs w:val="28"/>
              </w:rPr>
            </w:pPr>
            <w:r w:rsidRPr="00C64C7C">
              <w:rPr>
                <w:rFonts w:cs="Times New Roman"/>
                <w:color w:val="000000" w:themeColor="text1"/>
                <w:sz w:val="28"/>
                <w:szCs w:val="28"/>
              </w:rPr>
              <w:t xml:space="preserve"> – </w:t>
            </w:r>
            <w:r w:rsidRPr="00C64C7C">
              <w:rPr>
                <w:rFonts w:eastAsia="Calibri" w:cs="Times New Roman"/>
                <w:color w:val="000000" w:themeColor="text1"/>
                <w:sz w:val="28"/>
                <w:szCs w:val="28"/>
              </w:rPr>
              <w:t>Khởi động được một số thiết bị số thông dụng</w:t>
            </w:r>
          </w:p>
          <w:p w14:paraId="72EE8644" w14:textId="77777777" w:rsidR="00FE2045" w:rsidRPr="00C64C7C" w:rsidRDefault="00FE2045" w:rsidP="00BC734C">
            <w:pPr>
              <w:pStyle w:val="ListParagraph"/>
              <w:widowControl w:val="0"/>
              <w:tabs>
                <w:tab w:val="left" w:pos="227"/>
              </w:tabs>
              <w:ind w:left="0"/>
              <w:jc w:val="both"/>
              <w:rPr>
                <w:rFonts w:eastAsia="Times New Roman" w:cs="Times New Roman"/>
                <w:b/>
                <w:bCs/>
                <w:color w:val="000000" w:themeColor="text1"/>
                <w:sz w:val="28"/>
                <w:szCs w:val="28"/>
              </w:rPr>
            </w:pPr>
            <w:r w:rsidRPr="00C64C7C">
              <w:rPr>
                <w:rFonts w:eastAsia="Calibri" w:cs="Times New Roman"/>
                <w:color w:val="000000" w:themeColor="text1"/>
                <w:sz w:val="28"/>
                <w:szCs w:val="28"/>
              </w:rPr>
              <w:t xml:space="preserve">– Sử dụng được các tệp dữ liệu, các chức năng và phần mềm ứng dụng cơ bản cài </w:t>
            </w:r>
            <w:r w:rsidRPr="00C64C7C">
              <w:rPr>
                <w:rFonts w:eastAsia="Calibri" w:cs="Times New Roman"/>
                <w:color w:val="000000" w:themeColor="text1"/>
                <w:sz w:val="28"/>
                <w:szCs w:val="28"/>
              </w:rPr>
              <w:lastRenderedPageBreak/>
              <w:t>sẵn trên các thiết bị đó.</w:t>
            </w:r>
          </w:p>
        </w:tc>
        <w:tc>
          <w:tcPr>
            <w:tcW w:w="401" w:type="pct"/>
            <w:gridSpan w:val="2"/>
            <w:vAlign w:val="center"/>
          </w:tcPr>
          <w:p w14:paraId="43A1C67B" w14:textId="77777777" w:rsidR="00FE2045" w:rsidRPr="00C64C7C" w:rsidRDefault="00FE2045" w:rsidP="00BC734C">
            <w:pPr>
              <w:keepLines/>
              <w:spacing w:after="120"/>
              <w:rPr>
                <w:rFonts w:cs="Times New Roman"/>
                <w:color w:val="000000" w:themeColor="text1"/>
                <w:sz w:val="28"/>
                <w:szCs w:val="28"/>
              </w:rPr>
            </w:pPr>
          </w:p>
        </w:tc>
        <w:tc>
          <w:tcPr>
            <w:tcW w:w="401" w:type="pct"/>
            <w:gridSpan w:val="2"/>
            <w:vAlign w:val="center"/>
          </w:tcPr>
          <w:p w14:paraId="30482631" w14:textId="77777777" w:rsidR="00FE2045" w:rsidRPr="00C64C7C" w:rsidRDefault="00FE2045" w:rsidP="00BC734C">
            <w:pPr>
              <w:keepLines/>
              <w:spacing w:after="120"/>
              <w:rPr>
                <w:rFonts w:cs="Times New Roman"/>
                <w:color w:val="000000" w:themeColor="text1"/>
                <w:sz w:val="28"/>
                <w:szCs w:val="28"/>
              </w:rPr>
            </w:pPr>
          </w:p>
        </w:tc>
        <w:tc>
          <w:tcPr>
            <w:tcW w:w="401" w:type="pct"/>
            <w:gridSpan w:val="2"/>
            <w:vAlign w:val="center"/>
          </w:tcPr>
          <w:p w14:paraId="5AEDE08B" w14:textId="77777777" w:rsidR="00FE2045" w:rsidRPr="00C64C7C" w:rsidRDefault="00FE2045" w:rsidP="00BC734C">
            <w:pPr>
              <w:keepLines/>
              <w:spacing w:after="120"/>
              <w:rPr>
                <w:rFonts w:cs="Times New Roman"/>
                <w:color w:val="000000" w:themeColor="text1"/>
                <w:sz w:val="28"/>
                <w:szCs w:val="28"/>
              </w:rPr>
            </w:pPr>
          </w:p>
        </w:tc>
        <w:tc>
          <w:tcPr>
            <w:tcW w:w="403" w:type="pct"/>
            <w:gridSpan w:val="2"/>
            <w:vAlign w:val="center"/>
          </w:tcPr>
          <w:p w14:paraId="72CC1DEB" w14:textId="77777777" w:rsidR="00FE2045" w:rsidRPr="00C64C7C" w:rsidRDefault="00FE2045" w:rsidP="00BC734C">
            <w:pPr>
              <w:keepLines/>
              <w:spacing w:after="120"/>
              <w:rPr>
                <w:rFonts w:cs="Times New Roman"/>
                <w:color w:val="000000" w:themeColor="text1"/>
                <w:sz w:val="28"/>
                <w:szCs w:val="28"/>
              </w:rPr>
            </w:pPr>
          </w:p>
        </w:tc>
      </w:tr>
      <w:tr w:rsidR="00FE2045" w:rsidRPr="00C64C7C" w14:paraId="5829E94D" w14:textId="77777777" w:rsidTr="00BC734C">
        <w:trPr>
          <w:gridAfter w:val="1"/>
          <w:wAfter w:w="3" w:type="pct"/>
          <w:trHeight w:val="521"/>
        </w:trPr>
        <w:tc>
          <w:tcPr>
            <w:tcW w:w="243" w:type="pct"/>
            <w:vMerge w:val="restart"/>
            <w:vAlign w:val="center"/>
          </w:tcPr>
          <w:p w14:paraId="180155CF" w14:textId="77777777" w:rsidR="00FE2045" w:rsidRPr="00C64C7C" w:rsidRDefault="00FE2045" w:rsidP="00BC734C">
            <w:pPr>
              <w:keepLines/>
              <w:spacing w:after="120"/>
              <w:jc w:val="left"/>
              <w:rPr>
                <w:rFonts w:cs="Times New Roman"/>
                <w:color w:val="000000" w:themeColor="text1"/>
                <w:sz w:val="28"/>
                <w:szCs w:val="28"/>
              </w:rPr>
            </w:pPr>
            <w:r w:rsidRPr="00C64C7C">
              <w:rPr>
                <w:rFonts w:cs="Times New Roman"/>
                <w:color w:val="000000" w:themeColor="text1"/>
                <w:sz w:val="28"/>
                <w:szCs w:val="28"/>
              </w:rPr>
              <w:lastRenderedPageBreak/>
              <w:t>2</w:t>
            </w:r>
          </w:p>
        </w:tc>
        <w:tc>
          <w:tcPr>
            <w:tcW w:w="662" w:type="pct"/>
            <w:vMerge w:val="restart"/>
            <w:vAlign w:val="center"/>
          </w:tcPr>
          <w:p w14:paraId="06459D33" w14:textId="77777777" w:rsidR="00FE2045" w:rsidRPr="00C64C7C" w:rsidRDefault="00FE2045" w:rsidP="00BC734C">
            <w:pPr>
              <w:keepLines/>
              <w:spacing w:after="120"/>
              <w:jc w:val="left"/>
              <w:rPr>
                <w:rFonts w:cs="Times New Roman"/>
                <w:b/>
                <w:bCs/>
                <w:color w:val="000000" w:themeColor="text1"/>
                <w:sz w:val="28"/>
                <w:szCs w:val="28"/>
              </w:rPr>
            </w:pPr>
            <w:r w:rsidRPr="00C64C7C">
              <w:rPr>
                <w:rFonts w:eastAsia="Calibri" w:cs="Times New Roman"/>
                <w:b/>
                <w:color w:val="000000" w:themeColor="text1"/>
                <w:sz w:val="28"/>
                <w:szCs w:val="28"/>
              </w:rPr>
              <w:t>Chủ đề B. Mạng máy tính và Internet</w:t>
            </w:r>
          </w:p>
        </w:tc>
        <w:tc>
          <w:tcPr>
            <w:tcW w:w="785" w:type="pct"/>
          </w:tcPr>
          <w:p w14:paraId="37AC6D71" w14:textId="77777777" w:rsidR="00FE2045" w:rsidRPr="00C64C7C" w:rsidRDefault="00FE2045" w:rsidP="00BC734C">
            <w:pPr>
              <w:keepLines/>
              <w:spacing w:after="120"/>
              <w:jc w:val="left"/>
              <w:rPr>
                <w:rFonts w:eastAsia="Times New Roman" w:cs="Times New Roman"/>
                <w:color w:val="000000" w:themeColor="text1"/>
                <w:sz w:val="28"/>
                <w:szCs w:val="28"/>
              </w:rPr>
            </w:pPr>
            <w:r w:rsidRPr="00C64C7C">
              <w:rPr>
                <w:rFonts w:eastAsia="Times New Roman" w:cs="Times New Roman"/>
                <w:color w:val="000000" w:themeColor="text1"/>
                <w:sz w:val="28"/>
                <w:szCs w:val="28"/>
              </w:rPr>
              <w:t>1. Khái niệm mạng máy tính, Internet, IoT. Phân loại mạng máy tính.</w:t>
            </w:r>
          </w:p>
        </w:tc>
        <w:tc>
          <w:tcPr>
            <w:tcW w:w="1701" w:type="pct"/>
            <w:vAlign w:val="center"/>
          </w:tcPr>
          <w:p w14:paraId="6CEF5F91" w14:textId="77777777" w:rsidR="00FE2045" w:rsidRPr="00C64C7C" w:rsidRDefault="00FE2045" w:rsidP="00BC734C">
            <w:pPr>
              <w:pStyle w:val="0noidung"/>
              <w:spacing w:before="60" w:after="60" w:line="288" w:lineRule="auto"/>
              <w:ind w:firstLine="0"/>
              <w:rPr>
                <w:b/>
                <w:color w:val="000000" w:themeColor="text1"/>
              </w:rPr>
            </w:pPr>
            <w:r w:rsidRPr="00C64C7C">
              <w:rPr>
                <w:b/>
                <w:color w:val="000000" w:themeColor="text1"/>
              </w:rPr>
              <w:t>Nhận biết</w:t>
            </w:r>
          </w:p>
          <w:p w14:paraId="36321D83" w14:textId="77777777" w:rsidR="00FE2045" w:rsidRPr="00C64C7C" w:rsidRDefault="00FE2045" w:rsidP="00BC734C">
            <w:pPr>
              <w:pStyle w:val="0noidung"/>
              <w:spacing w:before="60" w:after="60" w:line="288" w:lineRule="auto"/>
              <w:ind w:firstLine="0"/>
              <w:rPr>
                <w:rFonts w:eastAsia="Calibri"/>
                <w:color w:val="000000" w:themeColor="text1"/>
                <w:lang w:val="vi-VN"/>
              </w:rPr>
            </w:pPr>
            <w:r w:rsidRPr="00C64C7C">
              <w:rPr>
                <w:color w:val="000000" w:themeColor="text1"/>
              </w:rPr>
              <w:t xml:space="preserve">– </w:t>
            </w:r>
            <w:r w:rsidRPr="00C64C7C">
              <w:rPr>
                <w:rFonts w:eastAsia="Times New Roman"/>
                <w:color w:val="000000" w:themeColor="text1"/>
                <w:lang w:val="vi-VN"/>
              </w:rPr>
              <w:t xml:space="preserve">Nêu được một số dịch vụ cụ thể mà </w:t>
            </w:r>
            <w:r w:rsidRPr="00C64C7C">
              <w:rPr>
                <w:rFonts w:eastAsia="Times New Roman"/>
                <w:color w:val="000000" w:themeColor="text1"/>
              </w:rPr>
              <w:t>Đ</w:t>
            </w:r>
            <w:r w:rsidRPr="00C64C7C">
              <w:rPr>
                <w:rFonts w:eastAsia="Times New Roman"/>
                <w:color w:val="000000" w:themeColor="text1"/>
                <w:lang w:val="vi-VN"/>
              </w:rPr>
              <w:t>iện toán đám mây cung cấp cho người dùng.</w:t>
            </w:r>
          </w:p>
          <w:p w14:paraId="3BA2EA5B" w14:textId="77777777" w:rsidR="00FE2045" w:rsidRPr="00C64C7C" w:rsidRDefault="00FE2045" w:rsidP="00BC734C">
            <w:pPr>
              <w:pStyle w:val="0noidung"/>
              <w:spacing w:before="60" w:after="60" w:line="288" w:lineRule="auto"/>
              <w:ind w:firstLine="0"/>
              <w:rPr>
                <w:rFonts w:eastAsia="Times New Roman"/>
                <w:color w:val="000000" w:themeColor="text1"/>
                <w:lang w:val="vi-VN"/>
              </w:rPr>
            </w:pPr>
            <w:r w:rsidRPr="00C64C7C">
              <w:rPr>
                <w:color w:val="000000" w:themeColor="text1"/>
              </w:rPr>
              <w:t xml:space="preserve">– </w:t>
            </w:r>
            <w:r w:rsidRPr="00C64C7C">
              <w:rPr>
                <w:rFonts w:eastAsia="Times New Roman"/>
                <w:color w:val="000000" w:themeColor="text1"/>
              </w:rPr>
              <w:t xml:space="preserve">Nêu được khái niệm Internet </w:t>
            </w:r>
            <w:r w:rsidRPr="00C64C7C">
              <w:rPr>
                <w:rFonts w:eastAsia="Times New Roman"/>
                <w:color w:val="000000" w:themeColor="text1"/>
                <w:lang w:val="vi-VN"/>
              </w:rPr>
              <w:t>vạn vật (IoT).</w:t>
            </w:r>
          </w:p>
          <w:p w14:paraId="74056EA3" w14:textId="77777777" w:rsidR="00FE2045" w:rsidRPr="00C64C7C" w:rsidRDefault="00FE2045" w:rsidP="00BC734C">
            <w:pPr>
              <w:pStyle w:val="0noidung"/>
              <w:spacing w:before="60" w:after="60" w:line="288" w:lineRule="auto"/>
              <w:ind w:firstLine="0"/>
              <w:rPr>
                <w:b/>
                <w:color w:val="000000" w:themeColor="text1"/>
              </w:rPr>
            </w:pPr>
            <w:r w:rsidRPr="00C64C7C">
              <w:rPr>
                <w:b/>
                <w:color w:val="000000" w:themeColor="text1"/>
              </w:rPr>
              <w:t>Thông hiểu</w:t>
            </w:r>
          </w:p>
          <w:p w14:paraId="0F724B4B" w14:textId="77777777" w:rsidR="00FE2045" w:rsidRPr="00C64C7C" w:rsidRDefault="00FE2045" w:rsidP="00BC734C">
            <w:pPr>
              <w:pStyle w:val="0noidung"/>
              <w:spacing w:before="60" w:after="60" w:line="288" w:lineRule="auto"/>
              <w:ind w:firstLine="0"/>
              <w:rPr>
                <w:rFonts w:eastAsia="Times New Roman"/>
                <w:color w:val="000000" w:themeColor="text1"/>
                <w:lang w:val="vi-VN"/>
              </w:rPr>
            </w:pPr>
            <w:r w:rsidRPr="00C64C7C">
              <w:rPr>
                <w:color w:val="000000" w:themeColor="text1"/>
              </w:rPr>
              <w:t xml:space="preserve">– </w:t>
            </w:r>
            <w:r w:rsidRPr="00C64C7C">
              <w:rPr>
                <w:rFonts w:eastAsia="Calibri"/>
                <w:color w:val="000000" w:themeColor="text1"/>
                <w:lang w:val="vi-VN"/>
              </w:rPr>
              <w:t xml:space="preserve">Trình bày được những thay đổi về chất lượng cuộc sống, phương thức </w:t>
            </w:r>
            <w:r w:rsidRPr="00C64C7C">
              <w:rPr>
                <w:rFonts w:eastAsia="Calibri"/>
                <w:color w:val="000000" w:themeColor="text1"/>
              </w:rPr>
              <w:t xml:space="preserve">học tập và </w:t>
            </w:r>
            <w:r w:rsidRPr="00C64C7C">
              <w:rPr>
                <w:rFonts w:eastAsia="Calibri"/>
                <w:color w:val="000000" w:themeColor="text1"/>
                <w:lang w:val="vi-VN"/>
              </w:rPr>
              <w:t xml:space="preserve">làm việc </w:t>
            </w:r>
            <w:r w:rsidRPr="00C64C7C">
              <w:rPr>
                <w:rFonts w:eastAsia="Calibri"/>
                <w:color w:val="000000" w:themeColor="text1"/>
              </w:rPr>
              <w:t xml:space="preserve">trong </w:t>
            </w:r>
            <w:r w:rsidRPr="00C64C7C">
              <w:rPr>
                <w:rFonts w:eastAsia="Calibri"/>
                <w:color w:val="000000" w:themeColor="text1"/>
                <w:lang w:val="vi-VN"/>
              </w:rPr>
              <w:t xml:space="preserve">xã hội </w:t>
            </w:r>
            <w:r w:rsidRPr="00C64C7C">
              <w:rPr>
                <w:rFonts w:eastAsia="Calibri"/>
                <w:color w:val="000000" w:themeColor="text1"/>
              </w:rPr>
              <w:t xml:space="preserve">mà ở đó </w:t>
            </w:r>
            <w:r w:rsidRPr="00C64C7C">
              <w:rPr>
                <w:rFonts w:eastAsia="Calibri"/>
                <w:color w:val="000000" w:themeColor="text1"/>
                <w:lang w:val="vi-VN"/>
              </w:rPr>
              <w:t>mạng máy tính được sử dụng phổ biến</w:t>
            </w:r>
            <w:r w:rsidRPr="00C64C7C">
              <w:rPr>
                <w:rFonts w:eastAsia="Calibri"/>
                <w:color w:val="000000" w:themeColor="text1"/>
              </w:rPr>
              <w:t xml:space="preserve">. </w:t>
            </w:r>
          </w:p>
          <w:p w14:paraId="2EBF3B43" w14:textId="77777777" w:rsidR="00FE2045" w:rsidRPr="00C64C7C" w:rsidRDefault="00FE2045" w:rsidP="00BC734C">
            <w:pPr>
              <w:pStyle w:val="0noidung"/>
              <w:spacing w:before="60" w:after="60" w:line="288" w:lineRule="auto"/>
              <w:ind w:firstLine="0"/>
              <w:rPr>
                <w:rFonts w:eastAsia="Times New Roman"/>
                <w:color w:val="000000" w:themeColor="text1"/>
                <w:lang w:val="vi-VN"/>
              </w:rPr>
            </w:pPr>
            <w:r w:rsidRPr="00C64C7C">
              <w:rPr>
                <w:color w:val="000000" w:themeColor="text1"/>
              </w:rPr>
              <w:t xml:space="preserve">– </w:t>
            </w:r>
            <w:r w:rsidRPr="00C64C7C">
              <w:rPr>
                <w:rFonts w:eastAsia="Times New Roman"/>
                <w:color w:val="000000" w:themeColor="text1"/>
              </w:rPr>
              <w:t xml:space="preserve">So sánh được </w:t>
            </w:r>
            <w:r w:rsidRPr="00C64C7C">
              <w:rPr>
                <w:rFonts w:eastAsia="Times New Roman"/>
                <w:color w:val="000000" w:themeColor="text1"/>
                <w:lang w:val="vi-VN"/>
              </w:rPr>
              <w:t>mạng LAN</w:t>
            </w:r>
            <w:r w:rsidRPr="00C64C7C">
              <w:rPr>
                <w:rFonts w:eastAsia="Times New Roman"/>
                <w:color w:val="000000" w:themeColor="text1"/>
              </w:rPr>
              <w:t xml:space="preserve"> và</w:t>
            </w:r>
            <w:r w:rsidRPr="00C64C7C">
              <w:rPr>
                <w:rFonts w:eastAsia="Times New Roman"/>
                <w:color w:val="000000" w:themeColor="text1"/>
                <w:lang w:val="vi-VN"/>
              </w:rPr>
              <w:t xml:space="preserve"> Internet</w:t>
            </w:r>
            <w:r w:rsidRPr="00C64C7C">
              <w:rPr>
                <w:rFonts w:eastAsia="Times New Roman"/>
                <w:color w:val="000000" w:themeColor="text1"/>
              </w:rPr>
              <w:t xml:space="preserve">. </w:t>
            </w:r>
          </w:p>
          <w:p w14:paraId="795149F6" w14:textId="77777777" w:rsidR="00FE2045" w:rsidRPr="00C64C7C" w:rsidRDefault="00FE2045" w:rsidP="00BC734C">
            <w:pPr>
              <w:pStyle w:val="0noidung"/>
              <w:spacing w:before="60" w:after="60" w:line="288" w:lineRule="auto"/>
              <w:ind w:firstLine="0"/>
              <w:rPr>
                <w:rFonts w:eastAsia="Times New Roman"/>
                <w:color w:val="000000" w:themeColor="text1"/>
                <w:lang w:val="vi-VN"/>
              </w:rPr>
            </w:pPr>
            <w:r w:rsidRPr="00C64C7C">
              <w:rPr>
                <w:color w:val="000000" w:themeColor="text1"/>
              </w:rPr>
              <w:t xml:space="preserve">– </w:t>
            </w:r>
            <w:r w:rsidRPr="00C64C7C">
              <w:rPr>
                <w:rFonts w:eastAsia="Calibri"/>
                <w:color w:val="000000" w:themeColor="text1"/>
              </w:rPr>
              <w:t>Nêu được ví dụ cụ thể về thay đổi trong cuộc sống mà IoT đem lại. Phát biểu ý kiến cá nhân về lợi ích của IoT.</w:t>
            </w:r>
          </w:p>
        </w:tc>
        <w:tc>
          <w:tcPr>
            <w:tcW w:w="401" w:type="pct"/>
            <w:gridSpan w:val="2"/>
            <w:vAlign w:val="center"/>
          </w:tcPr>
          <w:p w14:paraId="3E8F4D4A" w14:textId="77777777" w:rsidR="00FE2045" w:rsidRPr="00C64C7C" w:rsidRDefault="00FE2045" w:rsidP="00BC734C">
            <w:pPr>
              <w:keepLines/>
              <w:spacing w:after="120"/>
              <w:rPr>
                <w:rFonts w:cs="Times New Roman"/>
                <w:color w:val="000000" w:themeColor="text1"/>
                <w:sz w:val="28"/>
                <w:szCs w:val="28"/>
              </w:rPr>
            </w:pPr>
            <w:r w:rsidRPr="00C64C7C">
              <w:rPr>
                <w:rFonts w:cs="Times New Roman"/>
                <w:color w:val="000000" w:themeColor="text1"/>
                <w:sz w:val="28"/>
                <w:szCs w:val="28"/>
              </w:rPr>
              <w:t>4 (TN)</w:t>
            </w:r>
          </w:p>
        </w:tc>
        <w:tc>
          <w:tcPr>
            <w:tcW w:w="401" w:type="pct"/>
            <w:gridSpan w:val="2"/>
            <w:vAlign w:val="center"/>
          </w:tcPr>
          <w:p w14:paraId="1A94F184" w14:textId="097764BD" w:rsidR="00FE2045" w:rsidRPr="00C64C7C" w:rsidRDefault="00701748" w:rsidP="00701748">
            <w:pPr>
              <w:keepLines/>
              <w:spacing w:after="120"/>
              <w:rPr>
                <w:rFonts w:cs="Times New Roman"/>
                <w:color w:val="000000" w:themeColor="text1"/>
                <w:sz w:val="28"/>
                <w:szCs w:val="28"/>
              </w:rPr>
            </w:pPr>
            <w:r>
              <w:rPr>
                <w:rFonts w:cs="Times New Roman"/>
                <w:color w:val="000000" w:themeColor="text1"/>
                <w:sz w:val="28"/>
                <w:szCs w:val="28"/>
              </w:rPr>
              <w:t>1</w:t>
            </w:r>
            <w:r w:rsidR="00FE2045" w:rsidRPr="00C64C7C">
              <w:rPr>
                <w:rFonts w:cs="Times New Roman"/>
                <w:color w:val="000000" w:themeColor="text1"/>
                <w:sz w:val="28"/>
                <w:szCs w:val="28"/>
              </w:rPr>
              <w:t xml:space="preserve"> (</w:t>
            </w:r>
            <w:r>
              <w:rPr>
                <w:rFonts w:cs="Times New Roman"/>
                <w:color w:val="000000" w:themeColor="text1"/>
                <w:sz w:val="28"/>
                <w:szCs w:val="28"/>
              </w:rPr>
              <w:t>ĐS</w:t>
            </w:r>
            <w:r w:rsidR="00FE2045" w:rsidRPr="00C64C7C">
              <w:rPr>
                <w:rFonts w:cs="Times New Roman"/>
                <w:color w:val="000000" w:themeColor="text1"/>
                <w:sz w:val="28"/>
                <w:szCs w:val="28"/>
              </w:rPr>
              <w:t>)</w:t>
            </w:r>
          </w:p>
        </w:tc>
        <w:tc>
          <w:tcPr>
            <w:tcW w:w="401" w:type="pct"/>
            <w:gridSpan w:val="2"/>
            <w:vAlign w:val="center"/>
          </w:tcPr>
          <w:p w14:paraId="5F02226D" w14:textId="77777777" w:rsidR="00FE2045" w:rsidRPr="00C64C7C" w:rsidRDefault="00FE2045" w:rsidP="00BC734C">
            <w:pPr>
              <w:keepLines/>
              <w:spacing w:after="120"/>
              <w:rPr>
                <w:rFonts w:cs="Times New Roman"/>
                <w:color w:val="000000" w:themeColor="text1"/>
                <w:sz w:val="28"/>
                <w:szCs w:val="28"/>
              </w:rPr>
            </w:pPr>
          </w:p>
        </w:tc>
        <w:tc>
          <w:tcPr>
            <w:tcW w:w="403" w:type="pct"/>
            <w:gridSpan w:val="2"/>
            <w:vAlign w:val="center"/>
          </w:tcPr>
          <w:p w14:paraId="6FEFA8C1" w14:textId="77777777" w:rsidR="00FE2045" w:rsidRPr="00C64C7C" w:rsidRDefault="00FE2045" w:rsidP="00BC734C">
            <w:pPr>
              <w:keepLines/>
              <w:spacing w:after="120"/>
              <w:rPr>
                <w:rFonts w:cs="Times New Roman"/>
                <w:color w:val="000000" w:themeColor="text1"/>
                <w:sz w:val="28"/>
                <w:szCs w:val="28"/>
              </w:rPr>
            </w:pPr>
          </w:p>
        </w:tc>
      </w:tr>
      <w:tr w:rsidR="00FE2045" w:rsidRPr="00C64C7C" w14:paraId="6037F366" w14:textId="77777777" w:rsidTr="00BC734C">
        <w:trPr>
          <w:gridAfter w:val="1"/>
          <w:wAfter w:w="3" w:type="pct"/>
          <w:trHeight w:val="341"/>
        </w:trPr>
        <w:tc>
          <w:tcPr>
            <w:tcW w:w="243" w:type="pct"/>
            <w:vMerge/>
          </w:tcPr>
          <w:p w14:paraId="5AE80C1B" w14:textId="77777777" w:rsidR="00FE2045" w:rsidRPr="00C64C7C" w:rsidRDefault="00FE2045" w:rsidP="00BC734C">
            <w:pPr>
              <w:keepLines/>
              <w:spacing w:after="120"/>
              <w:jc w:val="left"/>
              <w:rPr>
                <w:rFonts w:cs="Times New Roman"/>
                <w:color w:val="000000" w:themeColor="text1"/>
                <w:sz w:val="28"/>
                <w:szCs w:val="28"/>
              </w:rPr>
            </w:pPr>
          </w:p>
        </w:tc>
        <w:tc>
          <w:tcPr>
            <w:tcW w:w="662" w:type="pct"/>
            <w:vMerge/>
          </w:tcPr>
          <w:p w14:paraId="13255F8C" w14:textId="77777777" w:rsidR="00FE2045" w:rsidRPr="00C64C7C" w:rsidRDefault="00FE2045" w:rsidP="00BC734C">
            <w:pPr>
              <w:keepLines/>
              <w:spacing w:after="120"/>
              <w:jc w:val="left"/>
              <w:rPr>
                <w:rFonts w:cs="Times New Roman"/>
                <w:b/>
                <w:bCs/>
                <w:color w:val="000000" w:themeColor="text1"/>
                <w:sz w:val="28"/>
                <w:szCs w:val="28"/>
              </w:rPr>
            </w:pPr>
          </w:p>
        </w:tc>
        <w:tc>
          <w:tcPr>
            <w:tcW w:w="785" w:type="pct"/>
          </w:tcPr>
          <w:p w14:paraId="1BCF3B61" w14:textId="77777777" w:rsidR="00FE2045" w:rsidRPr="00C64C7C" w:rsidRDefault="00FE2045" w:rsidP="00BC734C">
            <w:pPr>
              <w:keepLines/>
              <w:spacing w:after="120"/>
              <w:jc w:val="left"/>
              <w:rPr>
                <w:rFonts w:eastAsia="Times New Roman" w:cs="Times New Roman"/>
                <w:color w:val="000000" w:themeColor="text1"/>
                <w:sz w:val="28"/>
                <w:szCs w:val="28"/>
              </w:rPr>
            </w:pPr>
            <w:r w:rsidRPr="00C64C7C">
              <w:rPr>
                <w:rFonts w:eastAsia="Times New Roman" w:cs="Times New Roman"/>
                <w:color w:val="000000" w:themeColor="text1"/>
                <w:sz w:val="28"/>
                <w:szCs w:val="28"/>
              </w:rPr>
              <w:t>2. S</w:t>
            </w:r>
            <w:r w:rsidRPr="00C64C7C">
              <w:rPr>
                <w:rFonts w:eastAsia="Times New Roman" w:cs="Times New Roman"/>
                <w:color w:val="000000" w:themeColor="text1"/>
                <w:sz w:val="28"/>
                <w:szCs w:val="28"/>
                <w:lang w:val="vi-VN"/>
              </w:rPr>
              <w:t xml:space="preserve">ử dụng dịch vụ web. </w:t>
            </w:r>
            <w:r w:rsidRPr="00C64C7C">
              <w:rPr>
                <w:rFonts w:eastAsia="Calibri" w:cs="Times New Roman"/>
                <w:color w:val="000000" w:themeColor="text1"/>
                <w:sz w:val="28"/>
                <w:szCs w:val="28"/>
              </w:rPr>
              <w:t>Tự bảo vệ khi tham gia mạng</w:t>
            </w:r>
          </w:p>
        </w:tc>
        <w:tc>
          <w:tcPr>
            <w:tcW w:w="1701" w:type="pct"/>
          </w:tcPr>
          <w:p w14:paraId="7825B095" w14:textId="77777777" w:rsidR="00FE2045" w:rsidRPr="00C64C7C" w:rsidRDefault="00FE2045" w:rsidP="00BC734C">
            <w:pPr>
              <w:pStyle w:val="0noidung"/>
              <w:spacing w:before="0" w:after="0" w:line="288" w:lineRule="auto"/>
              <w:ind w:firstLine="0"/>
              <w:rPr>
                <w:b/>
              </w:rPr>
            </w:pPr>
            <w:r w:rsidRPr="00C64C7C">
              <w:rPr>
                <w:b/>
              </w:rPr>
              <w:t>Nhận biết</w:t>
            </w:r>
          </w:p>
          <w:p w14:paraId="58F434BF" w14:textId="77777777" w:rsidR="00FE2045" w:rsidRPr="00C64C7C" w:rsidRDefault="00FE2045" w:rsidP="00BC734C">
            <w:pPr>
              <w:pStyle w:val="ListParagraph"/>
              <w:widowControl w:val="0"/>
              <w:tabs>
                <w:tab w:val="left" w:pos="227"/>
              </w:tabs>
              <w:ind w:left="0"/>
              <w:jc w:val="both"/>
              <w:rPr>
                <w:rFonts w:eastAsia="Times New Roman" w:cs="Times New Roman"/>
                <w:sz w:val="28"/>
                <w:szCs w:val="28"/>
                <w:lang w:val="vi-VN"/>
              </w:rPr>
            </w:pPr>
            <w:r w:rsidRPr="00C64C7C">
              <w:rPr>
                <w:rFonts w:cs="Times New Roman"/>
                <w:sz w:val="28"/>
                <w:szCs w:val="28"/>
                <w:lang w:val="vi-VN"/>
              </w:rPr>
              <w:t xml:space="preserve">– </w:t>
            </w:r>
            <w:r w:rsidRPr="00C64C7C">
              <w:rPr>
                <w:rFonts w:eastAsia="Calibri" w:cs="Times New Roman"/>
                <w:sz w:val="28"/>
                <w:szCs w:val="28"/>
                <w:lang w:val="vi-VN"/>
              </w:rPr>
              <w:t xml:space="preserve">Trình bày được sơ lược về phần mềm độc hại. </w:t>
            </w:r>
          </w:p>
          <w:p w14:paraId="2B985D87" w14:textId="77777777" w:rsidR="00FE2045" w:rsidRPr="00C64C7C" w:rsidRDefault="00FE2045" w:rsidP="00BC734C">
            <w:pPr>
              <w:pStyle w:val="0noidung"/>
              <w:spacing w:before="0" w:after="0" w:line="288" w:lineRule="auto"/>
              <w:ind w:firstLine="0"/>
              <w:rPr>
                <w:rFonts w:eastAsia="Calibri"/>
              </w:rPr>
            </w:pPr>
            <w:r w:rsidRPr="00C64C7C">
              <w:t xml:space="preserve">– </w:t>
            </w:r>
            <w:r w:rsidRPr="00C64C7C">
              <w:rPr>
                <w:rFonts w:eastAsia="Calibri"/>
              </w:rPr>
              <w:t>Nêu được một vài</w:t>
            </w:r>
            <w:r w:rsidRPr="00C64C7C">
              <w:rPr>
                <w:rFonts w:eastAsia="Calibri"/>
                <w:lang w:val="vi-VN"/>
              </w:rPr>
              <w:t xml:space="preserve"> cách phòng vệ khi bị bắt nạt trên mạng</w:t>
            </w:r>
            <w:r w:rsidRPr="00C64C7C">
              <w:rPr>
                <w:rFonts w:eastAsia="Calibri"/>
              </w:rPr>
              <w:t>.</w:t>
            </w:r>
          </w:p>
          <w:p w14:paraId="0F48CB3A" w14:textId="77777777" w:rsidR="00FE2045" w:rsidRPr="00C64C7C" w:rsidRDefault="00FE2045" w:rsidP="00BC734C">
            <w:pPr>
              <w:pStyle w:val="0noidung"/>
              <w:spacing w:before="0" w:after="0" w:line="288" w:lineRule="auto"/>
              <w:ind w:firstLine="0"/>
              <w:rPr>
                <w:rFonts w:eastAsia="Calibri"/>
                <w:color w:val="92D050"/>
                <w:lang w:val="vi-VN"/>
              </w:rPr>
            </w:pPr>
            <w:r w:rsidRPr="00C64C7C">
              <w:t xml:space="preserve">– </w:t>
            </w:r>
            <w:r w:rsidRPr="00C64C7C">
              <w:rPr>
                <w:rFonts w:eastAsia="Calibri"/>
                <w:color w:val="000000" w:themeColor="text1"/>
              </w:rPr>
              <w:t xml:space="preserve">Nêu được những </w:t>
            </w:r>
            <w:r w:rsidRPr="00C64C7C">
              <w:rPr>
                <w:rFonts w:eastAsia="Calibri"/>
                <w:color w:val="000000" w:themeColor="text1"/>
                <w:lang w:val="vi-VN"/>
              </w:rPr>
              <w:t>nguy cơ và tác hại nếu tham gia các hoạt động trên Internet một cách bất cẩn và thiếu hiểu biế</w:t>
            </w:r>
            <w:r w:rsidRPr="00C64C7C">
              <w:rPr>
                <w:rFonts w:eastAsia="Calibri"/>
                <w:color w:val="000000" w:themeColor="text1"/>
              </w:rPr>
              <w:t>t</w:t>
            </w:r>
            <w:r w:rsidRPr="00C64C7C">
              <w:rPr>
                <w:rFonts w:eastAsia="Calibri"/>
                <w:color w:val="92D050"/>
              </w:rPr>
              <w:t>.</w:t>
            </w:r>
          </w:p>
          <w:p w14:paraId="76A938F9" w14:textId="77777777" w:rsidR="00FE2045" w:rsidRPr="00C64C7C" w:rsidRDefault="00FE2045" w:rsidP="00BC734C">
            <w:pPr>
              <w:pStyle w:val="0noidung"/>
              <w:spacing w:before="0" w:after="0" w:line="288" w:lineRule="auto"/>
              <w:ind w:firstLine="0"/>
              <w:rPr>
                <w:b/>
              </w:rPr>
            </w:pPr>
            <w:r w:rsidRPr="00C64C7C">
              <w:rPr>
                <w:b/>
              </w:rPr>
              <w:t>Thông hiểu</w:t>
            </w:r>
          </w:p>
          <w:p w14:paraId="54FB9E8B" w14:textId="77777777" w:rsidR="00FE2045" w:rsidRPr="00C64C7C" w:rsidRDefault="00FE2045" w:rsidP="00BC734C">
            <w:pPr>
              <w:pStyle w:val="0noidung"/>
              <w:spacing w:before="0" w:after="0" w:line="288" w:lineRule="auto"/>
              <w:ind w:firstLine="0"/>
              <w:rPr>
                <w:rFonts w:eastAsia="Calibri"/>
                <w:lang w:val="vi-VN"/>
              </w:rPr>
            </w:pPr>
            <w:r w:rsidRPr="00C64C7C">
              <w:rPr>
                <w:b/>
              </w:rPr>
              <w:t xml:space="preserve"> </w:t>
            </w:r>
            <w:r w:rsidRPr="00C64C7C">
              <w:t>–</w:t>
            </w:r>
            <w:r w:rsidRPr="00C64C7C">
              <w:rPr>
                <w:rFonts w:eastAsia="Calibri"/>
              </w:rPr>
              <w:t xml:space="preserve"> </w:t>
            </w:r>
            <w:r w:rsidRPr="00C64C7C">
              <w:rPr>
                <w:rFonts w:eastAsia="Calibri"/>
                <w:lang w:val="vi-VN"/>
              </w:rPr>
              <w:t xml:space="preserve">Trình bày được </w:t>
            </w:r>
            <w:r w:rsidRPr="00C64C7C">
              <w:rPr>
                <w:rFonts w:eastAsia="Calibri"/>
              </w:rPr>
              <w:t xml:space="preserve">một số </w:t>
            </w:r>
            <w:r w:rsidRPr="00C64C7C">
              <w:rPr>
                <w:rFonts w:eastAsia="Calibri"/>
                <w:lang w:val="vi-VN"/>
              </w:rPr>
              <w:t xml:space="preserve">cách đề phòng </w:t>
            </w:r>
            <w:r w:rsidRPr="00C64C7C">
              <w:rPr>
                <w:rFonts w:eastAsia="Calibri"/>
                <w:lang w:val="vi-VN"/>
              </w:rPr>
              <w:lastRenderedPageBreak/>
              <w:t>những tác hại</w:t>
            </w:r>
            <w:r w:rsidRPr="00C64C7C">
              <w:rPr>
                <w:rFonts w:eastAsia="Calibri"/>
              </w:rPr>
              <w:t xml:space="preserve"> khi tham gia các hoạt động trên Internet</w:t>
            </w:r>
          </w:p>
          <w:p w14:paraId="53FE1E86" w14:textId="77777777" w:rsidR="00FE2045" w:rsidRPr="00C64C7C" w:rsidRDefault="00FE2045" w:rsidP="00BC734C">
            <w:pPr>
              <w:pStyle w:val="ListParagraph"/>
              <w:widowControl w:val="0"/>
              <w:tabs>
                <w:tab w:val="left" w:pos="227"/>
              </w:tabs>
              <w:ind w:left="0"/>
              <w:jc w:val="both"/>
              <w:rPr>
                <w:rFonts w:eastAsia="Times New Roman" w:cs="Times New Roman"/>
                <w:b/>
                <w:sz w:val="28"/>
                <w:szCs w:val="28"/>
                <w:lang w:val="vi-VN"/>
              </w:rPr>
            </w:pPr>
            <w:r w:rsidRPr="00C64C7C">
              <w:rPr>
                <w:rFonts w:eastAsia="Times New Roman" w:cs="Times New Roman"/>
                <w:b/>
                <w:sz w:val="28"/>
                <w:szCs w:val="28"/>
                <w:lang w:val="vi-VN"/>
              </w:rPr>
              <w:t>Vận dụng</w:t>
            </w:r>
          </w:p>
          <w:p w14:paraId="56E5E753" w14:textId="77777777" w:rsidR="00FE2045" w:rsidRPr="00C64C7C" w:rsidRDefault="00FE2045" w:rsidP="00BC734C">
            <w:pPr>
              <w:pStyle w:val="ListParagraph"/>
              <w:widowControl w:val="0"/>
              <w:tabs>
                <w:tab w:val="left" w:pos="227"/>
              </w:tabs>
              <w:ind w:left="0"/>
              <w:jc w:val="both"/>
              <w:rPr>
                <w:rFonts w:eastAsia="Times New Roman" w:cs="Times New Roman"/>
                <w:sz w:val="28"/>
                <w:szCs w:val="28"/>
                <w:lang w:val="vi-VN"/>
              </w:rPr>
            </w:pPr>
            <w:r w:rsidRPr="00C64C7C">
              <w:rPr>
                <w:rFonts w:eastAsia="Calibri" w:cs="Times New Roman"/>
                <w:sz w:val="28"/>
                <w:szCs w:val="28"/>
                <w:lang w:val="vi-VN"/>
              </w:rPr>
              <w:t>– Sử dụng được một số công cụ thông dụng để ngăn ngừa và loại bỏ phần mềm độc hại</w:t>
            </w:r>
            <w:r w:rsidRPr="00C64C7C">
              <w:rPr>
                <w:rFonts w:eastAsia="Times New Roman" w:cs="Times New Roman"/>
                <w:sz w:val="28"/>
                <w:szCs w:val="28"/>
                <w:lang w:val="vi-VN"/>
              </w:rPr>
              <w:t>.</w:t>
            </w:r>
          </w:p>
          <w:p w14:paraId="4CE84387" w14:textId="77777777" w:rsidR="00FE2045" w:rsidRPr="00C64C7C" w:rsidRDefault="00FE2045" w:rsidP="00BC734C">
            <w:pPr>
              <w:pStyle w:val="0noidung"/>
              <w:spacing w:before="0" w:after="0" w:line="288" w:lineRule="auto"/>
              <w:ind w:firstLine="0"/>
              <w:rPr>
                <w:rFonts w:eastAsia="Times New Roman"/>
                <w:lang w:val="vi-VN"/>
              </w:rPr>
            </w:pPr>
            <w:r w:rsidRPr="00C64C7C">
              <w:t xml:space="preserve">– </w:t>
            </w:r>
            <w:r w:rsidRPr="00C64C7C">
              <w:rPr>
                <w:rFonts w:eastAsia="Times New Roman"/>
                <w:lang w:val="vi-VN"/>
              </w:rPr>
              <w:t xml:space="preserve">Sử dụng được một số chức năng </w:t>
            </w:r>
            <w:r w:rsidRPr="00C64C7C">
              <w:rPr>
                <w:rFonts w:eastAsia="Times New Roman"/>
              </w:rPr>
              <w:t xml:space="preserve">xử lí </w:t>
            </w:r>
            <w:r w:rsidRPr="00C64C7C">
              <w:rPr>
                <w:rFonts w:eastAsia="Times New Roman"/>
                <w:lang w:val="vi-VN"/>
              </w:rPr>
              <w:t>thông tin trên máy PC và thiết bị số, ví dụ dịch tự động văn bản hay tiếng nói.</w:t>
            </w:r>
          </w:p>
          <w:p w14:paraId="05736CDC" w14:textId="77777777" w:rsidR="00FE2045" w:rsidRPr="00C64C7C" w:rsidRDefault="00FE2045" w:rsidP="00BC734C">
            <w:pPr>
              <w:pStyle w:val="0noidung"/>
              <w:spacing w:before="0" w:after="0" w:line="288" w:lineRule="auto"/>
              <w:ind w:firstLine="0"/>
              <w:rPr>
                <w:ins w:id="3" w:author="Hồ Vĩnh Thắng" w:date="2022-05-29T09:31:00Z"/>
                <w:rFonts w:eastAsia="Times New Roman"/>
                <w:lang w:val="vi-VN"/>
              </w:rPr>
            </w:pPr>
            <w:r w:rsidRPr="00C64C7C">
              <w:t xml:space="preserve">– </w:t>
            </w:r>
            <w:r w:rsidRPr="00C64C7C">
              <w:rPr>
                <w:rFonts w:eastAsia="Times New Roman"/>
                <w:lang w:val="vi-VN"/>
              </w:rPr>
              <w:t>Khai thác được một số nguồn học liệu mở trên Internet</w:t>
            </w:r>
          </w:p>
          <w:p w14:paraId="3823ED18" w14:textId="77777777" w:rsidR="00FE2045" w:rsidRPr="00C64C7C" w:rsidRDefault="00FE2045" w:rsidP="00BC734C">
            <w:pPr>
              <w:pStyle w:val="0noidung"/>
              <w:spacing w:before="60" w:after="60" w:line="288" w:lineRule="auto"/>
              <w:ind w:firstLine="0"/>
              <w:rPr>
                <w:rFonts w:eastAsia="Times New Roman"/>
                <w:color w:val="000000" w:themeColor="text1"/>
              </w:rPr>
            </w:pPr>
            <w:r w:rsidRPr="00C64C7C">
              <w:t xml:space="preserve">- </w:t>
            </w:r>
            <w:r w:rsidRPr="00C64C7C">
              <w:rPr>
                <w:rFonts w:eastAsia="Calibri"/>
              </w:rPr>
              <w:t>Biết</w:t>
            </w:r>
            <w:r w:rsidRPr="00C64C7C">
              <w:rPr>
                <w:rFonts w:eastAsia="Calibri"/>
                <w:lang w:val="vi-VN"/>
              </w:rPr>
              <w:t xml:space="preserve"> cách tự bảo vệ </w:t>
            </w:r>
            <w:r w:rsidRPr="00C64C7C">
              <w:rPr>
                <w:rFonts w:eastAsia="Calibri"/>
              </w:rPr>
              <w:t>dữ liệu của cá nhân.</w:t>
            </w:r>
          </w:p>
        </w:tc>
        <w:tc>
          <w:tcPr>
            <w:tcW w:w="401" w:type="pct"/>
            <w:gridSpan w:val="2"/>
          </w:tcPr>
          <w:p w14:paraId="554B7BE6" w14:textId="77777777" w:rsidR="00FE2045" w:rsidRPr="00C64C7C" w:rsidRDefault="00FE2045" w:rsidP="00BC734C">
            <w:pPr>
              <w:keepLines/>
              <w:spacing w:after="120"/>
              <w:rPr>
                <w:rFonts w:cs="Times New Roman"/>
                <w:color w:val="000000" w:themeColor="text1"/>
                <w:sz w:val="28"/>
                <w:szCs w:val="28"/>
                <w:lang w:val="vi-VN"/>
              </w:rPr>
            </w:pPr>
            <w:r w:rsidRPr="00C64C7C">
              <w:rPr>
                <w:rFonts w:cs="Times New Roman"/>
                <w:color w:val="000000" w:themeColor="text1"/>
                <w:sz w:val="28"/>
                <w:szCs w:val="28"/>
              </w:rPr>
              <w:lastRenderedPageBreak/>
              <w:t>2 (TN)</w:t>
            </w:r>
          </w:p>
        </w:tc>
        <w:tc>
          <w:tcPr>
            <w:tcW w:w="401" w:type="pct"/>
            <w:gridSpan w:val="2"/>
          </w:tcPr>
          <w:p w14:paraId="4BDCF9A6" w14:textId="77777777" w:rsidR="00FE2045" w:rsidRPr="00C64C7C" w:rsidRDefault="00FE2045" w:rsidP="00BC734C">
            <w:pPr>
              <w:keepLines/>
              <w:spacing w:after="120"/>
              <w:rPr>
                <w:rFonts w:cs="Times New Roman"/>
                <w:color w:val="000000" w:themeColor="text1"/>
                <w:sz w:val="28"/>
                <w:szCs w:val="28"/>
              </w:rPr>
            </w:pPr>
            <w:r w:rsidRPr="00C64C7C">
              <w:rPr>
                <w:rFonts w:cs="Times New Roman"/>
                <w:color w:val="000000" w:themeColor="text1"/>
                <w:sz w:val="28"/>
                <w:szCs w:val="28"/>
              </w:rPr>
              <w:t>2 (TN)</w:t>
            </w:r>
          </w:p>
        </w:tc>
        <w:tc>
          <w:tcPr>
            <w:tcW w:w="401" w:type="pct"/>
            <w:gridSpan w:val="2"/>
          </w:tcPr>
          <w:p w14:paraId="77624000" w14:textId="77777777" w:rsidR="00FE2045" w:rsidRPr="00C64C7C" w:rsidRDefault="00FE2045" w:rsidP="00BC734C">
            <w:pPr>
              <w:keepLines/>
              <w:spacing w:after="120"/>
              <w:rPr>
                <w:rFonts w:cs="Times New Roman"/>
                <w:color w:val="000000" w:themeColor="text1"/>
                <w:sz w:val="28"/>
                <w:szCs w:val="28"/>
              </w:rPr>
            </w:pPr>
            <w:r w:rsidRPr="00C64C7C">
              <w:rPr>
                <w:rFonts w:cs="Times New Roman"/>
                <w:color w:val="000000" w:themeColor="text1"/>
                <w:sz w:val="28"/>
                <w:szCs w:val="28"/>
              </w:rPr>
              <w:t>1 (TL)</w:t>
            </w:r>
          </w:p>
        </w:tc>
        <w:tc>
          <w:tcPr>
            <w:tcW w:w="403" w:type="pct"/>
            <w:gridSpan w:val="2"/>
          </w:tcPr>
          <w:p w14:paraId="0F3E3305" w14:textId="77777777" w:rsidR="00FE2045" w:rsidRPr="00C64C7C" w:rsidRDefault="00FE2045" w:rsidP="00BC734C">
            <w:pPr>
              <w:keepLines/>
              <w:spacing w:after="120"/>
              <w:rPr>
                <w:rFonts w:cs="Times New Roman"/>
                <w:color w:val="000000" w:themeColor="text1"/>
                <w:sz w:val="28"/>
                <w:szCs w:val="28"/>
              </w:rPr>
            </w:pPr>
          </w:p>
        </w:tc>
      </w:tr>
      <w:tr w:rsidR="00FE2045" w:rsidRPr="00C64C7C" w14:paraId="26592A97" w14:textId="77777777" w:rsidTr="00BC734C">
        <w:trPr>
          <w:gridAfter w:val="1"/>
          <w:wAfter w:w="3" w:type="pct"/>
          <w:trHeight w:val="1118"/>
        </w:trPr>
        <w:tc>
          <w:tcPr>
            <w:tcW w:w="243" w:type="pct"/>
          </w:tcPr>
          <w:p w14:paraId="5D816CD0" w14:textId="77777777" w:rsidR="00FE2045" w:rsidRPr="00C64C7C" w:rsidRDefault="00FE2045" w:rsidP="00BC734C">
            <w:pPr>
              <w:keepLines/>
              <w:spacing w:after="120"/>
              <w:jc w:val="left"/>
              <w:rPr>
                <w:rFonts w:cs="Times New Roman"/>
                <w:color w:val="000000" w:themeColor="text1"/>
                <w:sz w:val="28"/>
                <w:szCs w:val="28"/>
              </w:rPr>
            </w:pPr>
            <w:r w:rsidRPr="00C64C7C">
              <w:rPr>
                <w:rFonts w:cs="Times New Roman"/>
                <w:color w:val="000000" w:themeColor="text1"/>
                <w:sz w:val="28"/>
                <w:szCs w:val="28"/>
              </w:rPr>
              <w:lastRenderedPageBreak/>
              <w:t>3</w:t>
            </w:r>
          </w:p>
        </w:tc>
        <w:tc>
          <w:tcPr>
            <w:tcW w:w="662" w:type="pct"/>
          </w:tcPr>
          <w:p w14:paraId="493862D2" w14:textId="77777777" w:rsidR="00FE2045" w:rsidRPr="00C64C7C" w:rsidRDefault="00FE2045" w:rsidP="00BC734C">
            <w:pPr>
              <w:keepLines/>
              <w:spacing w:after="120"/>
              <w:jc w:val="left"/>
              <w:rPr>
                <w:rFonts w:cs="Times New Roman"/>
                <w:b/>
                <w:bCs/>
                <w:color w:val="000000" w:themeColor="text1"/>
                <w:sz w:val="28"/>
                <w:szCs w:val="28"/>
              </w:rPr>
            </w:pPr>
            <w:r w:rsidRPr="00C64C7C">
              <w:rPr>
                <w:rFonts w:eastAsia="Calibri" w:cs="Times New Roman"/>
                <w:b/>
                <w:color w:val="000000" w:themeColor="text1"/>
                <w:sz w:val="28"/>
                <w:szCs w:val="28"/>
                <w:shd w:val="clear" w:color="auto" w:fill="FFFFFF"/>
                <w:lang w:val="vi-VN"/>
              </w:rPr>
              <w:t>Chủ đề D. Đạo đức, pháp luật và văn hoá trong môi trường số</w:t>
            </w:r>
          </w:p>
        </w:tc>
        <w:tc>
          <w:tcPr>
            <w:tcW w:w="785" w:type="pct"/>
          </w:tcPr>
          <w:p w14:paraId="1333E46A" w14:textId="77777777" w:rsidR="00FE2045" w:rsidRPr="00C64C7C" w:rsidRDefault="00FE2045" w:rsidP="00BC734C">
            <w:pPr>
              <w:keepLines/>
              <w:spacing w:after="120"/>
              <w:jc w:val="left"/>
              <w:rPr>
                <w:rFonts w:eastAsia="Times New Roman" w:cs="Times New Roman"/>
                <w:color w:val="000000" w:themeColor="text1"/>
                <w:sz w:val="28"/>
                <w:szCs w:val="28"/>
              </w:rPr>
            </w:pPr>
            <w:r w:rsidRPr="00C64C7C">
              <w:rPr>
                <w:rFonts w:eastAsia="Times New Roman" w:cs="Times New Roman"/>
                <w:color w:val="000000" w:themeColor="text1"/>
                <w:sz w:val="28"/>
                <w:szCs w:val="28"/>
                <w:lang w:val="vi-VN"/>
              </w:rPr>
              <w:t>Nghĩa vụ tuân thủ pháp lí trong môi trường số</w:t>
            </w:r>
          </w:p>
        </w:tc>
        <w:tc>
          <w:tcPr>
            <w:tcW w:w="1701" w:type="pct"/>
          </w:tcPr>
          <w:p w14:paraId="48CE6CFB" w14:textId="77777777" w:rsidR="00FE2045" w:rsidRPr="00C64C7C" w:rsidRDefault="00FE2045" w:rsidP="00BC734C">
            <w:pPr>
              <w:pStyle w:val="0noidung"/>
              <w:spacing w:before="60" w:after="60" w:line="288" w:lineRule="auto"/>
              <w:ind w:firstLine="0"/>
              <w:rPr>
                <w:b/>
                <w:color w:val="000000" w:themeColor="text1"/>
              </w:rPr>
            </w:pPr>
            <w:r w:rsidRPr="00C64C7C">
              <w:rPr>
                <w:b/>
                <w:color w:val="000000" w:themeColor="text1"/>
              </w:rPr>
              <w:t>Nhận biết</w:t>
            </w:r>
          </w:p>
          <w:p w14:paraId="3237B50C" w14:textId="77777777" w:rsidR="00FE2045" w:rsidRPr="00C64C7C" w:rsidRDefault="00FE2045" w:rsidP="00BC734C">
            <w:pPr>
              <w:pStyle w:val="0noidung"/>
              <w:spacing w:before="60" w:after="60" w:line="288" w:lineRule="auto"/>
              <w:ind w:firstLine="0"/>
              <w:rPr>
                <w:rFonts w:eastAsia="Times New Roman"/>
                <w:color w:val="000000" w:themeColor="text1"/>
                <w:lang w:val="vi-VN"/>
              </w:rPr>
            </w:pPr>
            <w:r w:rsidRPr="00C64C7C">
              <w:rPr>
                <w:color w:val="000000" w:themeColor="text1"/>
              </w:rPr>
              <w:t xml:space="preserve">– </w:t>
            </w:r>
            <w:r w:rsidRPr="00C64C7C">
              <w:rPr>
                <w:rFonts w:eastAsia="Times New Roman"/>
                <w:color w:val="000000" w:themeColor="text1"/>
                <w:lang w:val="vi-VN"/>
              </w:rPr>
              <w:t xml:space="preserve">Nêu được </w:t>
            </w:r>
            <w:r w:rsidRPr="00C64C7C">
              <w:rPr>
                <w:rFonts w:eastAsia="Times New Roman"/>
                <w:color w:val="000000" w:themeColor="text1"/>
              </w:rPr>
              <w:t>một số</w:t>
            </w:r>
            <w:r w:rsidRPr="00C64C7C">
              <w:rPr>
                <w:rFonts w:eastAsia="Times New Roman"/>
                <w:color w:val="000000" w:themeColor="text1"/>
                <w:lang w:val="vi-VN"/>
              </w:rPr>
              <w:t xml:space="preserve"> vấn đề nảy sinh về pháp luật, đạo đức, văn hoá khi việc giao tiếp qua mạng trở nên phổ biến.</w:t>
            </w:r>
          </w:p>
          <w:p w14:paraId="1E295B5D" w14:textId="77777777" w:rsidR="00FE2045" w:rsidRPr="00C64C7C" w:rsidRDefault="00FE2045" w:rsidP="00BC734C">
            <w:pPr>
              <w:pStyle w:val="0noidung"/>
              <w:spacing w:before="60" w:after="60" w:line="288" w:lineRule="auto"/>
              <w:ind w:firstLine="0"/>
              <w:rPr>
                <w:rFonts w:eastAsia="Times New Roman"/>
                <w:color w:val="000000" w:themeColor="text1"/>
                <w:lang w:val="vi-VN"/>
              </w:rPr>
            </w:pPr>
            <w:r w:rsidRPr="00C64C7C">
              <w:rPr>
                <w:color w:val="000000" w:themeColor="text1"/>
              </w:rPr>
              <w:t>–</w:t>
            </w:r>
            <w:r w:rsidRPr="00C64C7C">
              <w:rPr>
                <w:rFonts w:eastAsia="Times New Roman"/>
                <w:color w:val="000000" w:themeColor="text1"/>
                <w:lang w:val="vi-VN"/>
              </w:rPr>
              <w:t xml:space="preserve"> Trình bày được một số nội dung cơ bản của Luật Công nghệ thông tin, Nghị định về quản lí, cung cấp, sử dụng các sản phẩm và dịch vụ Công nghệ thông tin, </w:t>
            </w:r>
            <w:r w:rsidRPr="00C64C7C">
              <w:rPr>
                <w:rFonts w:eastAsia="Times New Roman"/>
                <w:color w:val="000000" w:themeColor="text1"/>
              </w:rPr>
              <w:t>Luật An ninh mạng.</w:t>
            </w:r>
          </w:p>
          <w:p w14:paraId="33A2B5A2" w14:textId="77777777" w:rsidR="00FE2045" w:rsidRPr="00C64C7C" w:rsidRDefault="00FE2045" w:rsidP="00BC734C">
            <w:pPr>
              <w:pStyle w:val="0noidung"/>
              <w:spacing w:before="60" w:after="60" w:line="288" w:lineRule="auto"/>
              <w:ind w:firstLine="0"/>
              <w:rPr>
                <w:b/>
                <w:color w:val="000000" w:themeColor="text1"/>
              </w:rPr>
            </w:pPr>
            <w:r w:rsidRPr="00C64C7C">
              <w:rPr>
                <w:b/>
                <w:color w:val="000000" w:themeColor="text1"/>
              </w:rPr>
              <w:t>Thông hiểu</w:t>
            </w:r>
          </w:p>
          <w:p w14:paraId="041EE032" w14:textId="77777777" w:rsidR="00FE2045" w:rsidRPr="00C64C7C" w:rsidRDefault="00FE2045" w:rsidP="00BC734C">
            <w:pPr>
              <w:pStyle w:val="0noidung"/>
              <w:spacing w:before="60" w:after="60" w:line="288" w:lineRule="auto"/>
              <w:ind w:firstLine="0"/>
              <w:rPr>
                <w:b/>
                <w:color w:val="FF0000"/>
                <w:lang w:val="en-US"/>
              </w:rPr>
            </w:pPr>
            <w:r w:rsidRPr="00C64C7C">
              <w:rPr>
                <w:color w:val="000000" w:themeColor="text1"/>
              </w:rPr>
              <w:t xml:space="preserve"> – </w:t>
            </w:r>
            <w:r w:rsidRPr="00C64C7C">
              <w:rPr>
                <w:rFonts w:eastAsia="Times New Roman"/>
                <w:color w:val="000000" w:themeColor="text1"/>
                <w:lang w:val="vi-VN"/>
              </w:rPr>
              <w:t xml:space="preserve">Nêu được ví dụ minh họa sự vi phạm bản quyền thông tin và sản phẩm số. Giải thích được sự vi phạm đã diễn ra như thế </w:t>
            </w:r>
            <w:r w:rsidRPr="00C64C7C">
              <w:rPr>
                <w:rFonts w:eastAsia="Times New Roman"/>
                <w:color w:val="000000" w:themeColor="text1"/>
                <w:lang w:val="vi-VN"/>
              </w:rPr>
              <w:lastRenderedPageBreak/>
              <w:t>nào và có thể dẫn tới hậu quả gì.</w:t>
            </w:r>
          </w:p>
          <w:p w14:paraId="2F8B978F" w14:textId="77777777" w:rsidR="00FE2045" w:rsidRPr="00C64C7C" w:rsidRDefault="00FE2045" w:rsidP="00BC734C">
            <w:pPr>
              <w:pStyle w:val="0noidung"/>
              <w:spacing w:before="60" w:after="60" w:line="288" w:lineRule="auto"/>
              <w:ind w:firstLine="0"/>
              <w:rPr>
                <w:rFonts w:eastAsia="Times New Roman"/>
                <w:color w:val="000000" w:themeColor="text1"/>
                <w:lang w:val="vi-VN"/>
              </w:rPr>
            </w:pPr>
            <w:r w:rsidRPr="00C64C7C">
              <w:rPr>
                <w:color w:val="000000" w:themeColor="text1"/>
              </w:rPr>
              <w:t xml:space="preserve">– </w:t>
            </w:r>
            <w:r w:rsidRPr="00C64C7C">
              <w:rPr>
                <w:rFonts w:eastAsia="Times New Roman"/>
                <w:color w:val="000000" w:themeColor="text1"/>
                <w:lang w:val="vi-VN"/>
              </w:rPr>
              <w:t>Giải thích được một số nội dung cơ bản của Luật Công nghệ thông tin, Nghị định về quản lí, cung cấp, sử dụng các sản phẩm và dịch vụ Công nghệ thông tin, Luật An ninh mạng.  Nêu được ví dụ minh họa.</w:t>
            </w:r>
          </w:p>
          <w:p w14:paraId="19422809" w14:textId="77777777" w:rsidR="00FE2045" w:rsidRPr="00C64C7C" w:rsidRDefault="00FE2045" w:rsidP="00BC734C">
            <w:pPr>
              <w:pStyle w:val="0noidung"/>
              <w:spacing w:before="60" w:after="60" w:line="288" w:lineRule="auto"/>
              <w:ind w:firstLine="0"/>
              <w:rPr>
                <w:rFonts w:eastAsia="Times New Roman"/>
                <w:color w:val="000000" w:themeColor="text1"/>
                <w:lang w:val="vi-VN"/>
              </w:rPr>
            </w:pPr>
            <w:r w:rsidRPr="00C64C7C">
              <w:rPr>
                <w:color w:val="000000" w:themeColor="text1"/>
              </w:rPr>
              <w:t xml:space="preserve">– </w:t>
            </w:r>
            <w:r w:rsidRPr="00C64C7C">
              <w:rPr>
                <w:rFonts w:eastAsia="Times New Roman"/>
                <w:color w:val="000000" w:themeColor="text1"/>
                <w:lang w:val="vi-VN"/>
              </w:rPr>
              <w:t>Giải thích được một số khía cạnh pháp lí của vấn đề bản quyền, của việc sở hữu, sử dụng và trao đổi thông tin trong môi trường số. Nêu được ví dụ minh hoạ.</w:t>
            </w:r>
          </w:p>
          <w:p w14:paraId="1A06A801" w14:textId="77777777" w:rsidR="00FE2045" w:rsidRPr="00C64C7C" w:rsidRDefault="00FE2045" w:rsidP="00BC734C">
            <w:pPr>
              <w:pStyle w:val="0noidung"/>
              <w:spacing w:before="60" w:after="60" w:line="288" w:lineRule="auto"/>
              <w:ind w:firstLine="0"/>
              <w:rPr>
                <w:rFonts w:eastAsia="Times New Roman"/>
                <w:color w:val="000000" w:themeColor="text1"/>
                <w:lang w:val="vi-VN"/>
              </w:rPr>
            </w:pPr>
            <w:r w:rsidRPr="00C64C7C">
              <w:rPr>
                <w:color w:val="000000" w:themeColor="text1"/>
              </w:rPr>
              <w:t xml:space="preserve">– </w:t>
            </w:r>
            <w:r w:rsidRPr="00C64C7C">
              <w:rPr>
                <w:rFonts w:eastAsia="Times New Roman"/>
                <w:color w:val="000000" w:themeColor="text1"/>
                <w:lang w:val="vi-VN"/>
              </w:rPr>
              <w:t>Nêu được ví dụ về những tác hại của việc chia sẻ và phổ biến thông tin</w:t>
            </w:r>
            <w:r w:rsidRPr="00C64C7C">
              <w:rPr>
                <w:rFonts w:eastAsia="Times New Roman"/>
                <w:color w:val="000000" w:themeColor="text1"/>
              </w:rPr>
              <w:t xml:space="preserve"> một cách bất cẩn</w:t>
            </w:r>
            <w:r w:rsidRPr="00C64C7C">
              <w:rPr>
                <w:rFonts w:eastAsia="Times New Roman"/>
                <w:color w:val="000000" w:themeColor="text1"/>
                <w:lang w:val="vi-VN"/>
              </w:rPr>
              <w:t>.</w:t>
            </w:r>
          </w:p>
          <w:p w14:paraId="0C67F3D3" w14:textId="77777777" w:rsidR="00FE2045" w:rsidRPr="00C64C7C" w:rsidRDefault="00FE2045" w:rsidP="00BC734C">
            <w:pPr>
              <w:pStyle w:val="0noidung"/>
              <w:spacing w:before="60" w:after="60" w:line="288" w:lineRule="auto"/>
              <w:ind w:firstLine="0"/>
              <w:rPr>
                <w:rFonts w:eastAsia="Calibri"/>
                <w:color w:val="000000" w:themeColor="text1"/>
                <w:lang w:val="vi-VN"/>
              </w:rPr>
            </w:pPr>
            <w:r w:rsidRPr="00C64C7C">
              <w:rPr>
                <w:color w:val="000000" w:themeColor="text1"/>
                <w:lang w:val="vi-VN"/>
              </w:rPr>
              <w:t xml:space="preserve">– </w:t>
            </w:r>
            <w:r w:rsidRPr="00C64C7C">
              <w:rPr>
                <w:rFonts w:eastAsia="Times New Roman"/>
                <w:color w:val="000000" w:themeColor="text1"/>
                <w:lang w:val="vi-VN"/>
              </w:rPr>
              <w:t>Nêu được một vài biện pháp đơn giản và thông dụng để nâng cao tính an toàn và hợp pháp của việc chia sẻ thông tin trong môi trường số.</w:t>
            </w:r>
          </w:p>
          <w:p w14:paraId="0B01A7BE" w14:textId="77777777" w:rsidR="00FE2045" w:rsidRPr="00C64C7C" w:rsidRDefault="00FE2045" w:rsidP="00BC734C">
            <w:pPr>
              <w:pStyle w:val="0noidung"/>
              <w:spacing w:before="60" w:after="60" w:line="288" w:lineRule="auto"/>
              <w:ind w:firstLine="0"/>
              <w:rPr>
                <w:rFonts w:eastAsia="Times New Roman"/>
                <w:b/>
                <w:color w:val="000000" w:themeColor="text1"/>
                <w:lang w:val="vi-VN"/>
              </w:rPr>
            </w:pPr>
            <w:r w:rsidRPr="00C64C7C">
              <w:rPr>
                <w:rFonts w:eastAsia="Times New Roman"/>
                <w:b/>
                <w:color w:val="000000" w:themeColor="text1"/>
                <w:lang w:val="vi-VN"/>
              </w:rPr>
              <w:t>Vận dụng</w:t>
            </w:r>
          </w:p>
          <w:p w14:paraId="598CDF71" w14:textId="77777777" w:rsidR="00FE2045" w:rsidRPr="00C64C7C" w:rsidRDefault="00FE2045" w:rsidP="00BC734C">
            <w:pPr>
              <w:pStyle w:val="0noidung"/>
              <w:spacing w:before="60" w:after="60" w:line="288" w:lineRule="auto"/>
              <w:ind w:firstLine="0"/>
              <w:rPr>
                <w:rFonts w:eastAsia="Times New Roman"/>
                <w:color w:val="000000" w:themeColor="text1"/>
                <w:lang w:val="vi-VN"/>
              </w:rPr>
            </w:pPr>
            <w:r w:rsidRPr="00C64C7C">
              <w:rPr>
                <w:color w:val="000000" w:themeColor="text1"/>
              </w:rPr>
              <w:t xml:space="preserve">– </w:t>
            </w:r>
            <w:r w:rsidRPr="00C64C7C">
              <w:rPr>
                <w:rFonts w:eastAsia="Times New Roman"/>
                <w:color w:val="000000" w:themeColor="text1"/>
                <w:lang w:val="vi-VN"/>
              </w:rPr>
              <w:t xml:space="preserve">Vận dụng </w:t>
            </w:r>
            <w:r w:rsidRPr="00C64C7C">
              <w:rPr>
                <w:rFonts w:eastAsia="Times New Roman"/>
                <w:color w:val="000000" w:themeColor="text1"/>
              </w:rPr>
              <w:t>được</w:t>
            </w:r>
            <w:r w:rsidRPr="00C64C7C">
              <w:rPr>
                <w:rFonts w:eastAsia="Times New Roman"/>
                <w:color w:val="000000" w:themeColor="text1"/>
                <w:lang w:val="vi-VN"/>
              </w:rPr>
              <w:t xml:space="preserve"> Luật và Nghị định nêu trên</w:t>
            </w:r>
            <w:r w:rsidRPr="00C64C7C">
              <w:rPr>
                <w:rFonts w:eastAsia="Times New Roman"/>
                <w:color w:val="000000" w:themeColor="text1"/>
              </w:rPr>
              <w:t xml:space="preserve"> để</w:t>
            </w:r>
            <w:r w:rsidRPr="00C64C7C">
              <w:rPr>
                <w:rFonts w:eastAsia="Times New Roman"/>
                <w:color w:val="000000" w:themeColor="text1"/>
                <w:lang w:val="vi-VN"/>
              </w:rPr>
              <w:t xml:space="preserve"> xác định được </w:t>
            </w:r>
            <w:r w:rsidRPr="00C64C7C">
              <w:rPr>
                <w:rFonts w:eastAsia="Times New Roman"/>
                <w:color w:val="000000" w:themeColor="text1"/>
              </w:rPr>
              <w:t xml:space="preserve">tính hợp pháp của </w:t>
            </w:r>
            <w:r w:rsidRPr="00C64C7C">
              <w:rPr>
                <w:rFonts w:eastAsia="Times New Roman"/>
                <w:color w:val="000000" w:themeColor="text1"/>
                <w:lang w:val="vi-VN"/>
              </w:rPr>
              <w:t>một hành vi n</w:t>
            </w:r>
            <w:r w:rsidRPr="00C64C7C">
              <w:rPr>
                <w:rFonts w:eastAsia="Times New Roman"/>
                <w:color w:val="000000" w:themeColor="text1"/>
                <w:spacing w:val="-4"/>
                <w:lang w:val="vi-VN"/>
              </w:rPr>
              <w:t>ào đó trong lĩnh vực quản lí, cung cấp, sử dụng các sản phẩm và dịch vụ Công nghệ thông tin</w:t>
            </w:r>
            <w:r w:rsidRPr="00C64C7C">
              <w:rPr>
                <w:rFonts w:eastAsia="Times New Roman"/>
                <w:color w:val="000000" w:themeColor="text1"/>
                <w:spacing w:val="-4"/>
              </w:rPr>
              <w:t>.</w:t>
            </w:r>
          </w:p>
        </w:tc>
        <w:tc>
          <w:tcPr>
            <w:tcW w:w="401" w:type="pct"/>
            <w:gridSpan w:val="2"/>
          </w:tcPr>
          <w:p w14:paraId="0C64CD77" w14:textId="77777777" w:rsidR="00FE2045" w:rsidRPr="00C64C7C" w:rsidRDefault="00FE2045" w:rsidP="00BC734C">
            <w:pPr>
              <w:keepLines/>
              <w:spacing w:after="120"/>
              <w:rPr>
                <w:rFonts w:cs="Times New Roman"/>
                <w:color w:val="000000" w:themeColor="text1"/>
                <w:sz w:val="28"/>
                <w:szCs w:val="28"/>
              </w:rPr>
            </w:pPr>
            <w:r w:rsidRPr="00C64C7C">
              <w:rPr>
                <w:rFonts w:eastAsia="Times New Roman" w:cs="Times New Roman"/>
                <w:color w:val="000000" w:themeColor="text1"/>
                <w:sz w:val="28"/>
                <w:szCs w:val="28"/>
              </w:rPr>
              <w:lastRenderedPageBreak/>
              <w:t xml:space="preserve">4 </w:t>
            </w:r>
            <w:r w:rsidRPr="00C64C7C">
              <w:rPr>
                <w:rFonts w:cs="Times New Roman"/>
                <w:color w:val="000000" w:themeColor="text1"/>
                <w:sz w:val="28"/>
                <w:szCs w:val="28"/>
              </w:rPr>
              <w:t>(TN)</w:t>
            </w:r>
          </w:p>
        </w:tc>
        <w:tc>
          <w:tcPr>
            <w:tcW w:w="401" w:type="pct"/>
            <w:gridSpan w:val="2"/>
          </w:tcPr>
          <w:p w14:paraId="122B18CA" w14:textId="77777777" w:rsidR="00FE2045" w:rsidRPr="00C64C7C" w:rsidRDefault="00FE2045" w:rsidP="00BC734C">
            <w:pPr>
              <w:keepLines/>
              <w:spacing w:after="120"/>
              <w:jc w:val="both"/>
              <w:rPr>
                <w:rFonts w:cs="Times New Roman"/>
                <w:color w:val="000000" w:themeColor="text1"/>
                <w:sz w:val="28"/>
                <w:szCs w:val="28"/>
              </w:rPr>
            </w:pPr>
          </w:p>
        </w:tc>
        <w:tc>
          <w:tcPr>
            <w:tcW w:w="401" w:type="pct"/>
            <w:gridSpan w:val="2"/>
          </w:tcPr>
          <w:p w14:paraId="1A62A699" w14:textId="77777777" w:rsidR="00FE2045" w:rsidRPr="00C64C7C" w:rsidRDefault="00FE2045" w:rsidP="00BC734C">
            <w:pPr>
              <w:keepLines/>
              <w:spacing w:after="120"/>
              <w:rPr>
                <w:rFonts w:cs="Times New Roman"/>
                <w:color w:val="000000" w:themeColor="text1"/>
                <w:sz w:val="28"/>
                <w:szCs w:val="28"/>
              </w:rPr>
            </w:pPr>
          </w:p>
        </w:tc>
        <w:tc>
          <w:tcPr>
            <w:tcW w:w="403" w:type="pct"/>
            <w:gridSpan w:val="2"/>
          </w:tcPr>
          <w:p w14:paraId="559DEB4F" w14:textId="77777777" w:rsidR="00FE2045" w:rsidRPr="00C64C7C" w:rsidRDefault="00FE2045" w:rsidP="00BC734C">
            <w:pPr>
              <w:keepLines/>
              <w:spacing w:after="120"/>
              <w:rPr>
                <w:rFonts w:cs="Times New Roman"/>
                <w:color w:val="000000" w:themeColor="text1"/>
                <w:sz w:val="28"/>
                <w:szCs w:val="28"/>
              </w:rPr>
            </w:pPr>
            <w:r w:rsidRPr="00C64C7C">
              <w:rPr>
                <w:rFonts w:cs="Times New Roman"/>
                <w:color w:val="000000" w:themeColor="text1"/>
                <w:sz w:val="28"/>
                <w:szCs w:val="28"/>
              </w:rPr>
              <w:t>1(TL)</w:t>
            </w:r>
          </w:p>
        </w:tc>
      </w:tr>
      <w:tr w:rsidR="00FE2045" w:rsidRPr="00C64C7C" w14:paraId="64A027B7" w14:textId="77777777" w:rsidTr="00BC734C">
        <w:tc>
          <w:tcPr>
            <w:tcW w:w="3396" w:type="pct"/>
            <w:gridSpan w:val="5"/>
            <w:tcBorders>
              <w:top w:val="single" w:sz="4" w:space="0" w:color="auto"/>
              <w:left w:val="single" w:sz="4" w:space="0" w:color="auto"/>
              <w:bottom w:val="single" w:sz="4" w:space="0" w:color="auto"/>
            </w:tcBorders>
            <w:shd w:val="clear" w:color="auto" w:fill="auto"/>
            <w:vAlign w:val="center"/>
          </w:tcPr>
          <w:p w14:paraId="3671333F" w14:textId="77777777" w:rsidR="00FE2045" w:rsidRPr="00C64C7C" w:rsidRDefault="00FE2045" w:rsidP="00BC734C">
            <w:pPr>
              <w:keepLines/>
              <w:rPr>
                <w:rFonts w:eastAsia="Times New Roman" w:cs="Times New Roman"/>
                <w:b/>
                <w:bCs/>
                <w:color w:val="000000" w:themeColor="text1"/>
                <w:sz w:val="28"/>
                <w:szCs w:val="28"/>
              </w:rPr>
            </w:pPr>
            <w:r w:rsidRPr="00C64C7C">
              <w:rPr>
                <w:rFonts w:eastAsia="Times New Roman" w:cs="Times New Roman"/>
                <w:b/>
                <w:bCs/>
                <w:color w:val="000000" w:themeColor="text1"/>
                <w:sz w:val="28"/>
                <w:szCs w:val="28"/>
              </w:rPr>
              <w:lastRenderedPageBreak/>
              <w:t>Tỉ lệ %</w:t>
            </w:r>
          </w:p>
        </w:tc>
        <w:tc>
          <w:tcPr>
            <w:tcW w:w="401" w:type="pct"/>
            <w:gridSpan w:val="2"/>
            <w:tcBorders>
              <w:top w:val="single" w:sz="4" w:space="0" w:color="auto"/>
              <w:left w:val="nil"/>
              <w:bottom w:val="single" w:sz="4" w:space="0" w:color="auto"/>
              <w:right w:val="single" w:sz="4" w:space="0" w:color="auto"/>
            </w:tcBorders>
            <w:shd w:val="clear" w:color="auto" w:fill="auto"/>
            <w:vAlign w:val="center"/>
          </w:tcPr>
          <w:p w14:paraId="2FC7BE78" w14:textId="77777777" w:rsidR="00FE2045" w:rsidRPr="00C64C7C" w:rsidRDefault="00FE2045" w:rsidP="00BC734C">
            <w:pPr>
              <w:keepLines/>
              <w:spacing w:after="120"/>
              <w:rPr>
                <w:rFonts w:eastAsia="Times New Roman" w:cs="Times New Roman"/>
                <w:color w:val="000000" w:themeColor="text1"/>
                <w:sz w:val="28"/>
                <w:szCs w:val="28"/>
              </w:rPr>
            </w:pPr>
            <w:r w:rsidRPr="00C64C7C">
              <w:rPr>
                <w:rFonts w:eastAsia="Times New Roman" w:cs="Times New Roman"/>
                <w:color w:val="000000" w:themeColor="text1"/>
                <w:sz w:val="28"/>
                <w:szCs w:val="28"/>
              </w:rPr>
              <w:t>40%</w:t>
            </w:r>
          </w:p>
        </w:tc>
        <w:tc>
          <w:tcPr>
            <w:tcW w:w="401" w:type="pct"/>
            <w:gridSpan w:val="2"/>
            <w:tcBorders>
              <w:top w:val="single" w:sz="4" w:space="0" w:color="auto"/>
              <w:left w:val="nil"/>
              <w:bottom w:val="single" w:sz="4" w:space="0" w:color="auto"/>
              <w:right w:val="single" w:sz="4" w:space="0" w:color="auto"/>
            </w:tcBorders>
            <w:shd w:val="clear" w:color="auto" w:fill="auto"/>
            <w:vAlign w:val="center"/>
          </w:tcPr>
          <w:p w14:paraId="1CE2DF7B" w14:textId="77777777" w:rsidR="00FE2045" w:rsidRPr="00C64C7C" w:rsidRDefault="00FE2045" w:rsidP="00BC734C">
            <w:pPr>
              <w:keepLines/>
              <w:spacing w:after="120"/>
              <w:rPr>
                <w:rFonts w:eastAsia="Times New Roman" w:cs="Times New Roman"/>
                <w:color w:val="000000" w:themeColor="text1"/>
                <w:sz w:val="28"/>
                <w:szCs w:val="28"/>
              </w:rPr>
            </w:pPr>
            <w:r w:rsidRPr="00C64C7C">
              <w:rPr>
                <w:rFonts w:eastAsia="Times New Roman" w:cs="Times New Roman"/>
                <w:color w:val="000000" w:themeColor="text1"/>
                <w:sz w:val="28"/>
                <w:szCs w:val="28"/>
              </w:rPr>
              <w:t>30%</w:t>
            </w:r>
          </w:p>
        </w:tc>
        <w:tc>
          <w:tcPr>
            <w:tcW w:w="401" w:type="pct"/>
            <w:gridSpan w:val="2"/>
            <w:tcBorders>
              <w:top w:val="single" w:sz="4" w:space="0" w:color="auto"/>
              <w:left w:val="nil"/>
              <w:bottom w:val="single" w:sz="4" w:space="0" w:color="auto"/>
              <w:right w:val="single" w:sz="4" w:space="0" w:color="auto"/>
            </w:tcBorders>
            <w:shd w:val="clear" w:color="auto" w:fill="auto"/>
            <w:vAlign w:val="center"/>
          </w:tcPr>
          <w:p w14:paraId="46A43C03" w14:textId="77777777" w:rsidR="00FE2045" w:rsidRPr="00C64C7C" w:rsidRDefault="00FE2045" w:rsidP="00BC734C">
            <w:pPr>
              <w:keepLines/>
              <w:spacing w:after="120"/>
              <w:rPr>
                <w:rFonts w:eastAsia="Times New Roman" w:cs="Times New Roman"/>
                <w:color w:val="000000" w:themeColor="text1"/>
                <w:sz w:val="28"/>
                <w:szCs w:val="28"/>
              </w:rPr>
            </w:pPr>
            <w:r w:rsidRPr="00C64C7C">
              <w:rPr>
                <w:rFonts w:eastAsia="Times New Roman" w:cs="Times New Roman"/>
                <w:color w:val="000000" w:themeColor="text1"/>
                <w:sz w:val="28"/>
                <w:szCs w:val="28"/>
              </w:rPr>
              <w:t>20%</w:t>
            </w:r>
          </w:p>
        </w:tc>
        <w:tc>
          <w:tcPr>
            <w:tcW w:w="401" w:type="pct"/>
            <w:gridSpan w:val="2"/>
            <w:tcBorders>
              <w:top w:val="single" w:sz="4" w:space="0" w:color="auto"/>
              <w:left w:val="nil"/>
              <w:bottom w:val="single" w:sz="4" w:space="0" w:color="auto"/>
              <w:right w:val="single" w:sz="4" w:space="0" w:color="auto"/>
            </w:tcBorders>
            <w:shd w:val="clear" w:color="auto" w:fill="auto"/>
            <w:vAlign w:val="center"/>
          </w:tcPr>
          <w:p w14:paraId="259F2020" w14:textId="77777777" w:rsidR="00FE2045" w:rsidRPr="00C64C7C" w:rsidRDefault="00FE2045" w:rsidP="00BC734C">
            <w:pPr>
              <w:keepLines/>
              <w:spacing w:after="120"/>
              <w:rPr>
                <w:rFonts w:cs="Times New Roman"/>
                <w:color w:val="000000" w:themeColor="text1"/>
                <w:sz w:val="28"/>
                <w:szCs w:val="28"/>
              </w:rPr>
            </w:pPr>
            <w:r w:rsidRPr="00C64C7C">
              <w:rPr>
                <w:rFonts w:eastAsia="Times New Roman" w:cs="Times New Roman"/>
                <w:color w:val="000000" w:themeColor="text1"/>
                <w:sz w:val="28"/>
                <w:szCs w:val="28"/>
              </w:rPr>
              <w:t>10%</w:t>
            </w:r>
          </w:p>
        </w:tc>
      </w:tr>
      <w:tr w:rsidR="00FE2045" w:rsidRPr="00C64C7C" w14:paraId="0E11E85D" w14:textId="77777777" w:rsidTr="00BC734C">
        <w:tc>
          <w:tcPr>
            <w:tcW w:w="3396" w:type="pct"/>
            <w:gridSpan w:val="5"/>
            <w:tcBorders>
              <w:top w:val="single" w:sz="4" w:space="0" w:color="auto"/>
              <w:left w:val="single" w:sz="4" w:space="0" w:color="auto"/>
              <w:bottom w:val="single" w:sz="4" w:space="0" w:color="auto"/>
            </w:tcBorders>
            <w:shd w:val="clear" w:color="auto" w:fill="auto"/>
            <w:vAlign w:val="center"/>
          </w:tcPr>
          <w:p w14:paraId="6F208B3E" w14:textId="77777777" w:rsidR="00FE2045" w:rsidRPr="00C64C7C" w:rsidRDefault="00FE2045" w:rsidP="00BC734C">
            <w:pPr>
              <w:keepLines/>
              <w:rPr>
                <w:rFonts w:eastAsia="Times New Roman" w:cs="Times New Roman"/>
                <w:b/>
                <w:bCs/>
                <w:color w:val="000000" w:themeColor="text1"/>
                <w:sz w:val="28"/>
                <w:szCs w:val="28"/>
              </w:rPr>
            </w:pPr>
            <w:r w:rsidRPr="00C64C7C">
              <w:rPr>
                <w:rFonts w:eastAsia="Times New Roman" w:cs="Times New Roman"/>
                <w:b/>
                <w:bCs/>
                <w:color w:val="000000" w:themeColor="text1"/>
                <w:sz w:val="28"/>
                <w:szCs w:val="28"/>
              </w:rPr>
              <w:lastRenderedPageBreak/>
              <w:t>Tỉ lệ chung</w:t>
            </w:r>
          </w:p>
        </w:tc>
        <w:tc>
          <w:tcPr>
            <w:tcW w:w="802" w:type="pct"/>
            <w:gridSpan w:val="4"/>
            <w:tcBorders>
              <w:top w:val="single" w:sz="4" w:space="0" w:color="auto"/>
              <w:left w:val="nil"/>
              <w:bottom w:val="single" w:sz="4" w:space="0" w:color="auto"/>
              <w:right w:val="single" w:sz="4" w:space="0" w:color="auto"/>
            </w:tcBorders>
            <w:shd w:val="clear" w:color="auto" w:fill="auto"/>
            <w:vAlign w:val="center"/>
          </w:tcPr>
          <w:p w14:paraId="4E8ABBB7" w14:textId="77777777" w:rsidR="00FE2045" w:rsidRPr="00C64C7C" w:rsidRDefault="00FE2045" w:rsidP="00BC734C">
            <w:pPr>
              <w:keepLines/>
              <w:spacing w:after="120"/>
              <w:rPr>
                <w:rFonts w:eastAsia="Times New Roman" w:cs="Times New Roman"/>
                <w:color w:val="000000" w:themeColor="text1"/>
                <w:sz w:val="28"/>
                <w:szCs w:val="28"/>
              </w:rPr>
            </w:pPr>
            <w:r w:rsidRPr="00C64C7C">
              <w:rPr>
                <w:rFonts w:eastAsia="Times New Roman" w:cs="Times New Roman"/>
                <w:b/>
                <w:bCs/>
                <w:color w:val="000000" w:themeColor="text1"/>
                <w:sz w:val="28"/>
                <w:szCs w:val="28"/>
              </w:rPr>
              <w:t>70%</w:t>
            </w:r>
          </w:p>
        </w:tc>
        <w:tc>
          <w:tcPr>
            <w:tcW w:w="802" w:type="pct"/>
            <w:gridSpan w:val="4"/>
            <w:tcBorders>
              <w:top w:val="single" w:sz="4" w:space="0" w:color="auto"/>
              <w:left w:val="nil"/>
              <w:bottom w:val="single" w:sz="4" w:space="0" w:color="auto"/>
              <w:right w:val="single" w:sz="4" w:space="0" w:color="auto"/>
            </w:tcBorders>
            <w:shd w:val="clear" w:color="auto" w:fill="auto"/>
            <w:vAlign w:val="center"/>
          </w:tcPr>
          <w:p w14:paraId="3B502E6D" w14:textId="77777777" w:rsidR="00FE2045" w:rsidRPr="00C64C7C" w:rsidRDefault="00FE2045" w:rsidP="00BC734C">
            <w:pPr>
              <w:keepLines/>
              <w:spacing w:after="120"/>
              <w:rPr>
                <w:rFonts w:cs="Times New Roman"/>
                <w:color w:val="000000" w:themeColor="text1"/>
                <w:sz w:val="28"/>
                <w:szCs w:val="28"/>
              </w:rPr>
            </w:pPr>
            <w:r w:rsidRPr="00C64C7C">
              <w:rPr>
                <w:rFonts w:eastAsia="Times New Roman" w:cs="Times New Roman"/>
                <w:b/>
                <w:bCs/>
                <w:color w:val="000000" w:themeColor="text1"/>
                <w:sz w:val="28"/>
                <w:szCs w:val="28"/>
              </w:rPr>
              <w:t>30%</w:t>
            </w:r>
          </w:p>
        </w:tc>
      </w:tr>
    </w:tbl>
    <w:p w14:paraId="32B9280C" w14:textId="79960047" w:rsidR="00D9720F" w:rsidRPr="00C64C7C" w:rsidRDefault="00D9720F" w:rsidP="00D9720F">
      <w:pPr>
        <w:keepLines/>
        <w:jc w:val="both"/>
        <w:rPr>
          <w:rFonts w:cs="Times New Roman"/>
          <w:b/>
          <w:bCs/>
          <w:color w:val="000000" w:themeColor="text1"/>
          <w:sz w:val="28"/>
          <w:szCs w:val="28"/>
        </w:rPr>
      </w:pPr>
    </w:p>
    <w:p w14:paraId="0A959B75" w14:textId="77777777" w:rsidR="00FE2045" w:rsidRPr="00C64C7C" w:rsidRDefault="00FE2045" w:rsidP="00D9720F">
      <w:pPr>
        <w:keepLines/>
        <w:jc w:val="both"/>
        <w:rPr>
          <w:rFonts w:cs="Times New Roman"/>
          <w:b/>
          <w:bCs/>
          <w:color w:val="000000" w:themeColor="text1"/>
          <w:sz w:val="28"/>
          <w:szCs w:val="28"/>
        </w:rPr>
      </w:pPr>
    </w:p>
    <w:p w14:paraId="17D8E796" w14:textId="773924F4" w:rsidR="00675581" w:rsidRPr="00C64C7C" w:rsidRDefault="00675581" w:rsidP="00675581">
      <w:pPr>
        <w:rPr>
          <w:rFonts w:cs="Times New Roman"/>
          <w:b/>
          <w:bCs/>
          <w:sz w:val="28"/>
          <w:szCs w:val="28"/>
        </w:rPr>
      </w:pPr>
    </w:p>
    <w:sectPr w:rsidR="00675581" w:rsidRPr="00C64C7C" w:rsidSect="00F65F41">
      <w:footerReference w:type="even" r:id="rId8"/>
      <w:footerReference w:type="default" r:id="rId9"/>
      <w:pgSz w:w="16840" w:h="11907" w:orient="landscape" w:code="9"/>
      <w:pgMar w:top="360" w:right="1440" w:bottom="28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560C8A" w14:textId="77777777" w:rsidR="00187998" w:rsidRDefault="00187998">
      <w:pPr>
        <w:spacing w:line="240" w:lineRule="auto"/>
      </w:pPr>
      <w:r>
        <w:separator/>
      </w:r>
    </w:p>
  </w:endnote>
  <w:endnote w:type="continuationSeparator" w:id="0">
    <w:p w14:paraId="013DC284" w14:textId="77777777" w:rsidR="00187998" w:rsidRDefault="001879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imesNewRomanPSMT">
    <w:altName w:val="Times New Roman"/>
    <w:charset w:val="00"/>
    <w:family w:val="roman"/>
    <w:pitch w:val="variable"/>
    <w:sig w:usb0="00000000"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910540987"/>
      <w:docPartObj>
        <w:docPartGallery w:val="Page Numbers (Bottom of Page)"/>
        <w:docPartUnique/>
      </w:docPartObj>
    </w:sdtPr>
    <w:sdtEndPr>
      <w:rPr>
        <w:rStyle w:val="PageNumber"/>
      </w:rPr>
    </w:sdtEndPr>
    <w:sdtContent>
      <w:p w14:paraId="3F801D4C" w14:textId="77777777" w:rsidR="00BA3C32" w:rsidRDefault="00B859CD" w:rsidP="00F84A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81</w:t>
        </w:r>
        <w:r>
          <w:rPr>
            <w:rStyle w:val="PageNumber"/>
          </w:rPr>
          <w:fldChar w:fldCharType="end"/>
        </w:r>
      </w:p>
    </w:sdtContent>
  </w:sdt>
  <w:p w14:paraId="30F0C879" w14:textId="77777777" w:rsidR="00BA3C32" w:rsidRDefault="0018799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306698675"/>
      <w:docPartObj>
        <w:docPartGallery w:val="Page Numbers (Bottom of Page)"/>
        <w:docPartUnique/>
      </w:docPartObj>
    </w:sdtPr>
    <w:sdtEndPr>
      <w:rPr>
        <w:rStyle w:val="PageNumber"/>
      </w:rPr>
    </w:sdtEndPr>
    <w:sdtContent>
      <w:p w14:paraId="759D6F36" w14:textId="48CF68CD" w:rsidR="00BA3C32" w:rsidRDefault="00B859CD" w:rsidP="00F84A1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C0F38">
          <w:rPr>
            <w:rStyle w:val="PageNumber"/>
            <w:noProof/>
          </w:rPr>
          <w:t>1</w:t>
        </w:r>
        <w:r>
          <w:rPr>
            <w:rStyle w:val="PageNumber"/>
          </w:rPr>
          <w:fldChar w:fldCharType="end"/>
        </w:r>
      </w:p>
    </w:sdtContent>
  </w:sdt>
  <w:p w14:paraId="33C06952" w14:textId="77777777" w:rsidR="00BA3C32" w:rsidRDefault="00187998" w:rsidP="001C70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26FD3F" w14:textId="77777777" w:rsidR="00187998" w:rsidRDefault="00187998">
      <w:pPr>
        <w:spacing w:line="240" w:lineRule="auto"/>
      </w:pPr>
      <w:r>
        <w:separator/>
      </w:r>
    </w:p>
  </w:footnote>
  <w:footnote w:type="continuationSeparator" w:id="0">
    <w:p w14:paraId="53FFE225" w14:textId="77777777" w:rsidR="00187998" w:rsidRDefault="00187998">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3778E5"/>
    <w:multiLevelType w:val="hybridMultilevel"/>
    <w:tmpl w:val="E2EE422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D4F44DE"/>
    <w:multiLevelType w:val="multilevel"/>
    <w:tmpl w:val="08ECC670"/>
    <w:lvl w:ilvl="0">
      <w:start w:val="1"/>
      <w:numFmt w:val="upperRoman"/>
      <w:suff w:val="space"/>
      <w:lvlText w:val="%1."/>
      <w:lvlJc w:val="left"/>
      <w:pPr>
        <w:ind w:left="1080" w:hanging="720"/>
      </w:pPr>
      <w:rPr>
        <w:rFonts w:hint="default"/>
        <w:b/>
        <w:bCs/>
      </w:rPr>
    </w:lvl>
    <w:lvl w:ilvl="1">
      <w:start w:val="1"/>
      <w:numFmt w:val="decimal"/>
      <w:isLgl/>
      <w:suff w:val="space"/>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ồ Vĩnh Thắng">
    <w15:presenceInfo w15:providerId="AD" w15:userId="S::hvthang@ntthnue.edu.vn::8438da5f-9eb4-49e5-ae81-83c8918d4a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19B9"/>
    <w:rsid w:val="00003626"/>
    <w:rsid w:val="00006FEE"/>
    <w:rsid w:val="0001659A"/>
    <w:rsid w:val="00027A69"/>
    <w:rsid w:val="00027CE1"/>
    <w:rsid w:val="00056FE5"/>
    <w:rsid w:val="000E0AC2"/>
    <w:rsid w:val="000E51BB"/>
    <w:rsid w:val="00141792"/>
    <w:rsid w:val="0015727A"/>
    <w:rsid w:val="0016421C"/>
    <w:rsid w:val="00187998"/>
    <w:rsid w:val="00196E17"/>
    <w:rsid w:val="002053FE"/>
    <w:rsid w:val="00262889"/>
    <w:rsid w:val="00265AF0"/>
    <w:rsid w:val="0028425D"/>
    <w:rsid w:val="002B011B"/>
    <w:rsid w:val="002B6E21"/>
    <w:rsid w:val="002C7EDC"/>
    <w:rsid w:val="002F7A84"/>
    <w:rsid w:val="003050A4"/>
    <w:rsid w:val="00317C5F"/>
    <w:rsid w:val="003217C8"/>
    <w:rsid w:val="003452D1"/>
    <w:rsid w:val="0035090A"/>
    <w:rsid w:val="003650D3"/>
    <w:rsid w:val="00372084"/>
    <w:rsid w:val="0039097D"/>
    <w:rsid w:val="003B45A7"/>
    <w:rsid w:val="003C5024"/>
    <w:rsid w:val="003F03CB"/>
    <w:rsid w:val="00412997"/>
    <w:rsid w:val="00412F4B"/>
    <w:rsid w:val="00453E74"/>
    <w:rsid w:val="004F06BB"/>
    <w:rsid w:val="0051407E"/>
    <w:rsid w:val="00520D7A"/>
    <w:rsid w:val="0052310F"/>
    <w:rsid w:val="00537F1C"/>
    <w:rsid w:val="005775F0"/>
    <w:rsid w:val="00581CC0"/>
    <w:rsid w:val="00591D8D"/>
    <w:rsid w:val="005A6903"/>
    <w:rsid w:val="005C4B77"/>
    <w:rsid w:val="006138C3"/>
    <w:rsid w:val="00640297"/>
    <w:rsid w:val="006453D4"/>
    <w:rsid w:val="006534AA"/>
    <w:rsid w:val="00663963"/>
    <w:rsid w:val="00675581"/>
    <w:rsid w:val="00685040"/>
    <w:rsid w:val="006A6DA0"/>
    <w:rsid w:val="006A739B"/>
    <w:rsid w:val="00701748"/>
    <w:rsid w:val="0074320C"/>
    <w:rsid w:val="00750499"/>
    <w:rsid w:val="007656AE"/>
    <w:rsid w:val="00774C78"/>
    <w:rsid w:val="00776A26"/>
    <w:rsid w:val="007803AA"/>
    <w:rsid w:val="007E29FA"/>
    <w:rsid w:val="007E5F6C"/>
    <w:rsid w:val="008B6C35"/>
    <w:rsid w:val="008C0F38"/>
    <w:rsid w:val="008C492C"/>
    <w:rsid w:val="008D13F0"/>
    <w:rsid w:val="008D67EF"/>
    <w:rsid w:val="008E3730"/>
    <w:rsid w:val="00917CC6"/>
    <w:rsid w:val="00970B03"/>
    <w:rsid w:val="009752D5"/>
    <w:rsid w:val="009771EA"/>
    <w:rsid w:val="009800C3"/>
    <w:rsid w:val="009967BC"/>
    <w:rsid w:val="009A4B6D"/>
    <w:rsid w:val="009B040B"/>
    <w:rsid w:val="009C06B4"/>
    <w:rsid w:val="00A652E5"/>
    <w:rsid w:val="00AA1D4D"/>
    <w:rsid w:val="00AB5650"/>
    <w:rsid w:val="00AC20B3"/>
    <w:rsid w:val="00AD67D0"/>
    <w:rsid w:val="00AF4125"/>
    <w:rsid w:val="00B1317C"/>
    <w:rsid w:val="00B67D7A"/>
    <w:rsid w:val="00B83B21"/>
    <w:rsid w:val="00B859CD"/>
    <w:rsid w:val="00B869BF"/>
    <w:rsid w:val="00B9023E"/>
    <w:rsid w:val="00BF1758"/>
    <w:rsid w:val="00C3265F"/>
    <w:rsid w:val="00C54E7A"/>
    <w:rsid w:val="00C64C7C"/>
    <w:rsid w:val="00C96001"/>
    <w:rsid w:val="00D001C4"/>
    <w:rsid w:val="00D11C53"/>
    <w:rsid w:val="00D527F9"/>
    <w:rsid w:val="00D719B9"/>
    <w:rsid w:val="00D73FF5"/>
    <w:rsid w:val="00D91701"/>
    <w:rsid w:val="00D9720F"/>
    <w:rsid w:val="00DF7785"/>
    <w:rsid w:val="00E05833"/>
    <w:rsid w:val="00E32888"/>
    <w:rsid w:val="00E344BA"/>
    <w:rsid w:val="00E674FD"/>
    <w:rsid w:val="00E761DE"/>
    <w:rsid w:val="00EA1998"/>
    <w:rsid w:val="00EA4205"/>
    <w:rsid w:val="00EC658F"/>
    <w:rsid w:val="00ED23FE"/>
    <w:rsid w:val="00F3155C"/>
    <w:rsid w:val="00F65F41"/>
    <w:rsid w:val="00F73B91"/>
    <w:rsid w:val="00FE2045"/>
    <w:rsid w:val="00FE7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2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9B9"/>
    <w:pPr>
      <w:spacing w:after="0" w:line="288" w:lineRule="auto"/>
      <w:jc w:val="center"/>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719B9"/>
    <w:pPr>
      <w:ind w:left="720"/>
      <w:contextualSpacing/>
    </w:pPr>
  </w:style>
  <w:style w:type="paragraph" w:styleId="Footer">
    <w:name w:val="footer"/>
    <w:basedOn w:val="Normal"/>
    <w:link w:val="FooterChar"/>
    <w:uiPriority w:val="99"/>
    <w:unhideWhenUsed/>
    <w:rsid w:val="00D719B9"/>
    <w:pPr>
      <w:tabs>
        <w:tab w:val="center" w:pos="4680"/>
        <w:tab w:val="right" w:pos="9360"/>
      </w:tabs>
      <w:spacing w:line="240" w:lineRule="auto"/>
    </w:pPr>
  </w:style>
  <w:style w:type="character" w:customStyle="1" w:styleId="FooterChar">
    <w:name w:val="Footer Char"/>
    <w:basedOn w:val="DefaultParagraphFont"/>
    <w:link w:val="Footer"/>
    <w:uiPriority w:val="99"/>
    <w:rsid w:val="00D719B9"/>
    <w:rPr>
      <w:rFonts w:ascii="Times New Roman" w:hAnsi="Times New Roman"/>
      <w:sz w:val="24"/>
    </w:rPr>
  </w:style>
  <w:style w:type="character" w:customStyle="1" w:styleId="ListParagraphChar">
    <w:name w:val="List Paragraph Char"/>
    <w:link w:val="ListParagraph"/>
    <w:uiPriority w:val="34"/>
    <w:locked/>
    <w:rsid w:val="00D719B9"/>
    <w:rPr>
      <w:rFonts w:ascii="Times New Roman" w:hAnsi="Times New Roman"/>
      <w:sz w:val="24"/>
    </w:rPr>
  </w:style>
  <w:style w:type="table" w:styleId="TableGrid">
    <w:name w:val="Table Grid"/>
    <w:basedOn w:val="TableNormal"/>
    <w:uiPriority w:val="39"/>
    <w:rsid w:val="00D9720F"/>
    <w:pPr>
      <w:spacing w:after="0" w:line="240" w:lineRule="auto"/>
      <w:jc w:val="center"/>
    </w:pPr>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noidung">
    <w:name w:val="0 noi dung"/>
    <w:basedOn w:val="Normal"/>
    <w:link w:val="0noidungChar"/>
    <w:qFormat/>
    <w:rsid w:val="00D9720F"/>
    <w:pPr>
      <w:widowControl w:val="0"/>
      <w:spacing w:before="120" w:after="120" w:line="276" w:lineRule="auto"/>
      <w:ind w:firstLine="425"/>
      <w:jc w:val="both"/>
    </w:pPr>
    <w:rPr>
      <w:rFonts w:eastAsia="MS Mincho" w:cs="Times New Roman"/>
      <w:sz w:val="28"/>
      <w:szCs w:val="28"/>
      <w:lang w:val="es-ES"/>
    </w:rPr>
  </w:style>
  <w:style w:type="character" w:customStyle="1" w:styleId="0noidungChar">
    <w:name w:val="0 noi dung Char"/>
    <w:link w:val="0noidung"/>
    <w:rsid w:val="00D9720F"/>
    <w:rPr>
      <w:rFonts w:ascii="Times New Roman" w:eastAsia="MS Mincho" w:hAnsi="Times New Roman" w:cs="Times New Roman"/>
      <w:sz w:val="28"/>
      <w:szCs w:val="28"/>
      <w:lang w:val="es-ES"/>
    </w:rPr>
  </w:style>
  <w:style w:type="character" w:styleId="PageNumber">
    <w:name w:val="page number"/>
    <w:basedOn w:val="DefaultParagraphFont"/>
    <w:uiPriority w:val="99"/>
    <w:semiHidden/>
    <w:unhideWhenUsed/>
    <w:rsid w:val="00D9720F"/>
  </w:style>
  <w:style w:type="character" w:customStyle="1" w:styleId="fontstyle01">
    <w:name w:val="fontstyle01"/>
    <w:basedOn w:val="DefaultParagraphFont"/>
    <w:rsid w:val="006138C3"/>
    <w:rPr>
      <w:rFonts w:ascii="TimesNewRomanPSMT" w:hAnsi="TimesNewRomanPSMT" w:hint="default"/>
      <w:b w:val="0"/>
      <w:bCs w:val="0"/>
      <w:i w:val="0"/>
      <w:iCs w:val="0"/>
      <w:color w:val="000000"/>
      <w:sz w:val="24"/>
      <w:szCs w:val="24"/>
    </w:rPr>
  </w:style>
  <w:style w:type="paragraph" w:styleId="BalloonText">
    <w:name w:val="Balloon Text"/>
    <w:basedOn w:val="Normal"/>
    <w:link w:val="BalloonTextChar"/>
    <w:uiPriority w:val="99"/>
    <w:semiHidden/>
    <w:unhideWhenUsed/>
    <w:rsid w:val="0028425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425D"/>
    <w:rPr>
      <w:rFonts w:ascii="Segoe UI" w:hAnsi="Segoe UI" w:cs="Segoe UI"/>
      <w:sz w:val="18"/>
      <w:szCs w:val="18"/>
    </w:rPr>
  </w:style>
  <w:style w:type="paragraph" w:styleId="NormalWeb">
    <w:name w:val="Normal (Web)"/>
    <w:basedOn w:val="Normal"/>
    <w:uiPriority w:val="99"/>
    <w:unhideWhenUsed/>
    <w:rsid w:val="00C54E7A"/>
    <w:pPr>
      <w:spacing w:before="100" w:beforeAutospacing="1" w:after="100" w:afterAutospacing="1" w:line="240" w:lineRule="auto"/>
      <w:jc w:val="left"/>
    </w:pPr>
    <w:rPr>
      <w:rFonts w:eastAsia="Times New Roman" w:cs="Times New Roman"/>
      <w:szCs w:val="24"/>
    </w:rPr>
  </w:style>
  <w:style w:type="paragraph" w:customStyle="1" w:styleId="TableParagraph">
    <w:name w:val="Table Paragraph"/>
    <w:basedOn w:val="Normal"/>
    <w:uiPriority w:val="1"/>
    <w:qFormat/>
    <w:rsid w:val="00C54E7A"/>
    <w:pPr>
      <w:widowControl w:val="0"/>
      <w:autoSpaceDE w:val="0"/>
      <w:autoSpaceDN w:val="0"/>
      <w:spacing w:line="240" w:lineRule="auto"/>
      <w:jc w:val="left"/>
    </w:pPr>
    <w:rPr>
      <w:rFonts w:eastAsia="Times New Roman" w:cs="Times New Roman"/>
      <w:sz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19B9"/>
    <w:pPr>
      <w:spacing w:after="0" w:line="288" w:lineRule="auto"/>
      <w:jc w:val="center"/>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719B9"/>
    <w:pPr>
      <w:ind w:left="720"/>
      <w:contextualSpacing/>
    </w:pPr>
  </w:style>
  <w:style w:type="paragraph" w:styleId="Footer">
    <w:name w:val="footer"/>
    <w:basedOn w:val="Normal"/>
    <w:link w:val="FooterChar"/>
    <w:uiPriority w:val="99"/>
    <w:unhideWhenUsed/>
    <w:rsid w:val="00D719B9"/>
    <w:pPr>
      <w:tabs>
        <w:tab w:val="center" w:pos="4680"/>
        <w:tab w:val="right" w:pos="9360"/>
      </w:tabs>
      <w:spacing w:line="240" w:lineRule="auto"/>
    </w:pPr>
  </w:style>
  <w:style w:type="character" w:customStyle="1" w:styleId="FooterChar">
    <w:name w:val="Footer Char"/>
    <w:basedOn w:val="DefaultParagraphFont"/>
    <w:link w:val="Footer"/>
    <w:uiPriority w:val="99"/>
    <w:rsid w:val="00D719B9"/>
    <w:rPr>
      <w:rFonts w:ascii="Times New Roman" w:hAnsi="Times New Roman"/>
      <w:sz w:val="24"/>
    </w:rPr>
  </w:style>
  <w:style w:type="character" w:customStyle="1" w:styleId="ListParagraphChar">
    <w:name w:val="List Paragraph Char"/>
    <w:link w:val="ListParagraph"/>
    <w:uiPriority w:val="34"/>
    <w:locked/>
    <w:rsid w:val="00D719B9"/>
    <w:rPr>
      <w:rFonts w:ascii="Times New Roman" w:hAnsi="Times New Roman"/>
      <w:sz w:val="24"/>
    </w:rPr>
  </w:style>
  <w:style w:type="table" w:styleId="TableGrid">
    <w:name w:val="Table Grid"/>
    <w:basedOn w:val="TableNormal"/>
    <w:uiPriority w:val="39"/>
    <w:rsid w:val="00D9720F"/>
    <w:pPr>
      <w:spacing w:after="0" w:line="240" w:lineRule="auto"/>
      <w:jc w:val="center"/>
    </w:pPr>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noidung">
    <w:name w:val="0 noi dung"/>
    <w:basedOn w:val="Normal"/>
    <w:link w:val="0noidungChar"/>
    <w:qFormat/>
    <w:rsid w:val="00D9720F"/>
    <w:pPr>
      <w:widowControl w:val="0"/>
      <w:spacing w:before="120" w:after="120" w:line="276" w:lineRule="auto"/>
      <w:ind w:firstLine="425"/>
      <w:jc w:val="both"/>
    </w:pPr>
    <w:rPr>
      <w:rFonts w:eastAsia="MS Mincho" w:cs="Times New Roman"/>
      <w:sz w:val="28"/>
      <w:szCs w:val="28"/>
      <w:lang w:val="es-ES"/>
    </w:rPr>
  </w:style>
  <w:style w:type="character" w:customStyle="1" w:styleId="0noidungChar">
    <w:name w:val="0 noi dung Char"/>
    <w:link w:val="0noidung"/>
    <w:rsid w:val="00D9720F"/>
    <w:rPr>
      <w:rFonts w:ascii="Times New Roman" w:eastAsia="MS Mincho" w:hAnsi="Times New Roman" w:cs="Times New Roman"/>
      <w:sz w:val="28"/>
      <w:szCs w:val="28"/>
      <w:lang w:val="es-ES"/>
    </w:rPr>
  </w:style>
  <w:style w:type="character" w:styleId="PageNumber">
    <w:name w:val="page number"/>
    <w:basedOn w:val="DefaultParagraphFont"/>
    <w:uiPriority w:val="99"/>
    <w:semiHidden/>
    <w:unhideWhenUsed/>
    <w:rsid w:val="00D9720F"/>
  </w:style>
  <w:style w:type="character" w:customStyle="1" w:styleId="fontstyle01">
    <w:name w:val="fontstyle01"/>
    <w:basedOn w:val="DefaultParagraphFont"/>
    <w:rsid w:val="006138C3"/>
    <w:rPr>
      <w:rFonts w:ascii="TimesNewRomanPSMT" w:hAnsi="TimesNewRomanPSMT" w:hint="default"/>
      <w:b w:val="0"/>
      <w:bCs w:val="0"/>
      <w:i w:val="0"/>
      <w:iCs w:val="0"/>
      <w:color w:val="000000"/>
      <w:sz w:val="24"/>
      <w:szCs w:val="24"/>
    </w:rPr>
  </w:style>
  <w:style w:type="paragraph" w:styleId="BalloonText">
    <w:name w:val="Balloon Text"/>
    <w:basedOn w:val="Normal"/>
    <w:link w:val="BalloonTextChar"/>
    <w:uiPriority w:val="99"/>
    <w:semiHidden/>
    <w:unhideWhenUsed/>
    <w:rsid w:val="0028425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425D"/>
    <w:rPr>
      <w:rFonts w:ascii="Segoe UI" w:hAnsi="Segoe UI" w:cs="Segoe UI"/>
      <w:sz w:val="18"/>
      <w:szCs w:val="18"/>
    </w:rPr>
  </w:style>
  <w:style w:type="paragraph" w:styleId="NormalWeb">
    <w:name w:val="Normal (Web)"/>
    <w:basedOn w:val="Normal"/>
    <w:uiPriority w:val="99"/>
    <w:unhideWhenUsed/>
    <w:rsid w:val="00C54E7A"/>
    <w:pPr>
      <w:spacing w:before="100" w:beforeAutospacing="1" w:after="100" w:afterAutospacing="1" w:line="240" w:lineRule="auto"/>
      <w:jc w:val="left"/>
    </w:pPr>
    <w:rPr>
      <w:rFonts w:eastAsia="Times New Roman" w:cs="Times New Roman"/>
      <w:szCs w:val="24"/>
    </w:rPr>
  </w:style>
  <w:style w:type="paragraph" w:customStyle="1" w:styleId="TableParagraph">
    <w:name w:val="Table Paragraph"/>
    <w:basedOn w:val="Normal"/>
    <w:uiPriority w:val="1"/>
    <w:qFormat/>
    <w:rsid w:val="00C54E7A"/>
    <w:pPr>
      <w:widowControl w:val="0"/>
      <w:autoSpaceDE w:val="0"/>
      <w:autoSpaceDN w:val="0"/>
      <w:spacing w:line="240" w:lineRule="auto"/>
      <w:jc w:val="left"/>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Quynh Trang</cp:lastModifiedBy>
  <cp:revision>11</cp:revision>
  <cp:lastPrinted>2022-10-24T01:54:00Z</cp:lastPrinted>
  <dcterms:created xsi:type="dcterms:W3CDTF">2024-10-21T01:17:00Z</dcterms:created>
  <dcterms:modified xsi:type="dcterms:W3CDTF">2024-10-26T09:12:00Z</dcterms:modified>
</cp:coreProperties>
</file>